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C7BD" w14:textId="77777777" w:rsidR="00B96DAA" w:rsidRDefault="00000000" w:rsidP="00894A66">
      <w:pPr>
        <w:pStyle w:val="Title"/>
      </w:pPr>
      <w:r>
        <w:t xml:space="preserve">Bayesian Integration of </w:t>
      </w:r>
      <w:proofErr w:type="spellStart"/>
      <w:r>
        <w:t>Astrochronology</w:t>
      </w:r>
      <w:proofErr w:type="spellEnd"/>
      <w:r>
        <w:t xml:space="preserve"> and Radioisotope Geochronology</w:t>
      </w:r>
    </w:p>
    <w:p w14:paraId="18E59E21" w14:textId="4238CD5B" w:rsidR="00B96DAA" w:rsidRDefault="001C7F0D" w:rsidP="001C7F0D">
      <w:pPr>
        <w:pStyle w:val="Author"/>
      </w:pPr>
      <w:r w:rsidRPr="001C7F0D">
        <w:rPr>
          <w:vertAlign w:val="superscript"/>
        </w:rPr>
        <w:t>1,</w:t>
      </w:r>
      <w:proofErr w:type="gramStart"/>
      <w:r w:rsidRPr="001C7F0D">
        <w:rPr>
          <w:vertAlign w:val="superscript"/>
        </w:rPr>
        <w:t>2</w:t>
      </w:r>
      <w:r>
        <w:rPr>
          <w:vertAlign w:val="superscript"/>
        </w:rPr>
        <w:t>,</w:t>
      </w:r>
      <w:r>
        <w:t>*</w:t>
      </w:r>
      <w:proofErr w:type="gramEnd"/>
      <w:r>
        <w:t xml:space="preserve">Robin B. Trayler, </w:t>
      </w:r>
      <w:r w:rsidRPr="001C7F0D">
        <w:rPr>
          <w:vertAlign w:val="superscript"/>
        </w:rPr>
        <w:t>3</w:t>
      </w:r>
      <w:r>
        <w:t xml:space="preserve">Stephen R. Meyers, </w:t>
      </w:r>
      <w:r w:rsidRPr="001C7F0D">
        <w:rPr>
          <w:vertAlign w:val="superscript"/>
        </w:rPr>
        <w:t>2</w:t>
      </w:r>
      <w:r>
        <w:t>Mark D. Schmitz</w:t>
      </w:r>
    </w:p>
    <w:p w14:paraId="3BF01ECC" w14:textId="77777777" w:rsidR="00B96DAA" w:rsidRDefault="00000000" w:rsidP="001C7F0D">
      <w:pPr>
        <w:pStyle w:val="Compact"/>
        <w:ind w:left="720" w:firstLine="0"/>
      </w:pPr>
      <w:r w:rsidRPr="001C7F0D">
        <w:rPr>
          <w:vertAlign w:val="superscript"/>
        </w:rPr>
        <w:t>1</w:t>
      </w:r>
      <w:r>
        <w:t>Department of Life and Environmental Sciences, University of California, Merced, CA</w:t>
      </w:r>
    </w:p>
    <w:p w14:paraId="05DA448A" w14:textId="77777777" w:rsidR="00B96DAA" w:rsidRDefault="00000000" w:rsidP="001C7F0D">
      <w:pPr>
        <w:pStyle w:val="Compact"/>
        <w:ind w:left="720" w:firstLine="0"/>
      </w:pPr>
      <w:r w:rsidRPr="001C7F0D">
        <w:rPr>
          <w:vertAlign w:val="superscript"/>
        </w:rPr>
        <w:t>2</w:t>
      </w:r>
      <w:r>
        <w:t>Department of Geosciences, Boise State University, Boise ID</w:t>
      </w:r>
    </w:p>
    <w:p w14:paraId="2184201A" w14:textId="77777777" w:rsidR="00B96DAA" w:rsidRDefault="00000000" w:rsidP="001C7F0D">
      <w:pPr>
        <w:pStyle w:val="Compact"/>
        <w:ind w:left="720" w:firstLine="0"/>
      </w:pPr>
      <w:r w:rsidRPr="001C7F0D">
        <w:rPr>
          <w:vertAlign w:val="superscript"/>
        </w:rPr>
        <w:t>3</w:t>
      </w:r>
      <w:r>
        <w:t>Department of Geosciences, University of Wisconsin, Madison, WI</w:t>
      </w:r>
    </w:p>
    <w:p w14:paraId="64D0413C" w14:textId="77777777" w:rsidR="00B96DAA" w:rsidRDefault="00000000" w:rsidP="001C7F0D">
      <w:pPr>
        <w:pStyle w:val="Compact"/>
        <w:ind w:left="720" w:firstLine="0"/>
      </w:pPr>
      <w:r>
        <w:t>*Corresponding author: rtrayler@ucmerced.edu</w:t>
      </w:r>
    </w:p>
    <w:p w14:paraId="2463990E" w14:textId="77777777" w:rsidR="00B96DAA" w:rsidRDefault="00000000" w:rsidP="00EA0317">
      <w:pPr>
        <w:pStyle w:val="Heading1"/>
        <w:numPr>
          <w:ilvl w:val="0"/>
          <w:numId w:val="0"/>
        </w:numPr>
      </w:pPr>
      <w:bookmarkStart w:id="2" w:name="abstract"/>
      <w:r>
        <w:t>Abstract</w:t>
      </w:r>
    </w:p>
    <w:p w14:paraId="1BF36409" w14:textId="77777777" w:rsidR="00B96DAA" w:rsidRDefault="00000000">
      <w:pPr>
        <w:pStyle w:val="FirstParagraph"/>
      </w:pPr>
      <w:r>
        <w:t xml:space="preserve">Age-depth models that relate stratigraphic position to time play an important role in interpreting the rate and timing of environmental change throughout Earth history. </w:t>
      </w:r>
      <w:proofErr w:type="spellStart"/>
      <w:r>
        <w:t>Astrochronology</w:t>
      </w:r>
      <w:proofErr w:type="spellEnd"/>
      <w:r>
        <w:t xml:space="preserve"> — using the geologic record of rhythmic astronomical oscillations to measure the passage of time—has proven a valuable technique for generating age-depth models and durations of time in rock sequences. However, in the absence of temporal anchoring information, many deep time </w:t>
      </w:r>
      <w:proofErr w:type="spellStart"/>
      <w:r>
        <w:t>astrochronologies</w:t>
      </w:r>
      <w:proofErr w:type="spellEnd"/>
      <w:r>
        <w:t xml:space="preserve"> float in ‘absolute’ numerical time. Alternatively, radioisotopic geochronology (e.g., U-Pb, </w:t>
      </w:r>
      <w:r>
        <w:rPr>
          <w:vertAlign w:val="superscript"/>
        </w:rPr>
        <w:t>40</w:t>
      </w:r>
      <w:r>
        <w:t>Ar/</w:t>
      </w:r>
      <w:r>
        <w:rPr>
          <w:vertAlign w:val="superscript"/>
        </w:rPr>
        <w:t>39</w:t>
      </w:r>
      <w:r>
        <w:t>Ar) produces point-estimates of numerical age, usually dispersed randomly throughout stratigraphy, which can be used to anchor floating age-depth models.</w:t>
      </w:r>
    </w:p>
    <w:p w14:paraId="63517EB7" w14:textId="1B97E9A1" w:rsidR="00B96DAA" w:rsidRDefault="00000000">
      <w:pPr>
        <w:pStyle w:val="BodyText"/>
      </w:pPr>
      <w:r>
        <w:t xml:space="preserve">In this study we present a new </w:t>
      </w:r>
      <w:r>
        <w:rPr>
          <w:rStyle w:val="VerbatimChar"/>
        </w:rPr>
        <w:t>R</w:t>
      </w:r>
      <w:r>
        <w:t xml:space="preserve"> package, </w:t>
      </w:r>
      <w:proofErr w:type="spellStart"/>
      <w:r>
        <w:rPr>
          <w:rStyle w:val="VerbatimChar"/>
        </w:rPr>
        <w:t>astroBayes</w:t>
      </w:r>
      <w:proofErr w:type="spellEnd"/>
      <w:r>
        <w:t xml:space="preserve"> for Bayesian </w:t>
      </w:r>
      <w:del w:id="3" w:author="STEPHEN R MEYERS" w:date="2023-07-20T07:06:00Z">
        <w:r w:rsidDel="00180E62">
          <w:delText xml:space="preserve">for </w:delText>
        </w:r>
      </w:del>
      <w:r>
        <w:t xml:space="preserve">integration of radioisotopic geochronology and </w:t>
      </w:r>
      <w:proofErr w:type="spellStart"/>
      <w:r>
        <w:t>astrochronology</w:t>
      </w:r>
      <w:proofErr w:type="spellEnd"/>
      <w:r>
        <w:t xml:space="preserve"> into age-depth models. Most existing Bayesian accumulation models use a stochastic random walk to approximate the variability and uncertainty of sedimentation. Integration of the </w:t>
      </w:r>
      <w:proofErr w:type="spellStart"/>
      <w:r>
        <w:t>astrochronologic</w:t>
      </w:r>
      <w:proofErr w:type="spellEnd"/>
      <w:r>
        <w:t xml:space="preserve"> record and radioisotopic dates allows reduction of uncertainties related to interpolation between dated horizons and captures subtle changes in sedimentation rate recorded by </w:t>
      </w:r>
      <w:proofErr w:type="spellStart"/>
      <w:r>
        <w:t>astrochronology</w:t>
      </w:r>
      <w:proofErr w:type="spellEnd"/>
      <w:r>
        <w:t xml:space="preserve">. </w:t>
      </w:r>
      <w:proofErr w:type="spellStart"/>
      <w:r>
        <w:rPr>
          <w:rStyle w:val="VerbatimChar"/>
        </w:rPr>
        <w:t>astroBayes</w:t>
      </w:r>
      <w:proofErr w:type="spellEnd"/>
      <w:r>
        <w:t xml:space="preserve"> simultaneously inverts </w:t>
      </w:r>
      <w:proofErr w:type="spellStart"/>
      <w:r>
        <w:t>astrochronologic</w:t>
      </w:r>
      <w:proofErr w:type="spellEnd"/>
      <w:r>
        <w:t xml:space="preserve"> records and radioisotopic dates, while incorporating prior information about </w:t>
      </w:r>
      <w:r>
        <w:lastRenderedPageBreak/>
        <w:t xml:space="preserve">sedimentation rate, superposition, and the presence of major hiatuses. Resulting anchored age depth models preserve both the continuity of floating </w:t>
      </w:r>
      <w:proofErr w:type="spellStart"/>
      <w:r>
        <w:t>astrochronologies</w:t>
      </w:r>
      <w:proofErr w:type="spellEnd"/>
      <w:r>
        <w:t xml:space="preserve"> and the precision and accuracy of modern high precision radioisotopic geochronology.</w:t>
      </w:r>
    </w:p>
    <w:p w14:paraId="48771D54" w14:textId="77777777" w:rsidR="00B96DAA" w:rsidRDefault="00000000">
      <w:pPr>
        <w:pStyle w:val="BodyText"/>
      </w:pPr>
      <w:r>
        <w:t xml:space="preserve">We tested the </w:t>
      </w:r>
      <w:proofErr w:type="spellStart"/>
      <w:r>
        <w:rPr>
          <w:rStyle w:val="VerbatimChar"/>
        </w:rPr>
        <w:t>astroBayes</w:t>
      </w:r>
      <w:proofErr w:type="spellEnd"/>
      <w:r>
        <w:t xml:space="preserve"> method using two synthetic data sets designed to mimic real-world stratigraphic sections. Model uncertainties are relatively constant with </w:t>
      </w:r>
      <w:proofErr w:type="gramStart"/>
      <w:r>
        <w:t>depth, and</w:t>
      </w:r>
      <w:proofErr w:type="gramEnd"/>
      <w:r>
        <w:t xml:space="preserve"> are primarily controlled by the precision of radioisotopic ages, and significantly reduced relative to stochastic random walk models between dated horizons; the uncertainty in accumulation rate was improved by a factor of three. Furthermore, since the resulting age-depth models combine both </w:t>
      </w:r>
      <w:proofErr w:type="spellStart"/>
      <w:r>
        <w:t>astrochronology</w:t>
      </w:r>
      <w:proofErr w:type="spellEnd"/>
      <w:r>
        <w:t xml:space="preserve"> and radioisotopic geochronology in a single inversion, they leverage the strengths of, and naturally resolve ambiguities between, the two timekeepers. </w:t>
      </w:r>
      <w:proofErr w:type="gramStart"/>
      <w:r>
        <w:t>Finally</w:t>
      </w:r>
      <w:proofErr w:type="gramEnd"/>
      <w:r>
        <w:t xml:space="preserve"> we present a case study of the Bridge Creek Limestone Member of the Greenhorn Formation where we refine the age of the Cenomanian-Turonian Boundary.</w:t>
      </w:r>
    </w:p>
    <w:p w14:paraId="02A36DA0" w14:textId="77777777" w:rsidR="008303E5" w:rsidRDefault="008303E5">
      <w:pPr>
        <w:jc w:val="left"/>
        <w:rPr>
          <w:rFonts w:eastAsiaTheme="majorEastAsia" w:cstheme="majorBidi"/>
          <w:b/>
          <w:bCs/>
          <w:color w:val="000000" w:themeColor="text1"/>
          <w:sz w:val="28"/>
          <w:szCs w:val="32"/>
        </w:rPr>
      </w:pPr>
      <w:bookmarkStart w:id="4" w:name="introduction"/>
      <w:bookmarkEnd w:id="2"/>
      <w:r>
        <w:br w:type="page"/>
      </w:r>
    </w:p>
    <w:p w14:paraId="1CACFA1B" w14:textId="49349E23" w:rsidR="00B96DAA" w:rsidRDefault="00000000" w:rsidP="00EA0317">
      <w:pPr>
        <w:pStyle w:val="Heading1"/>
      </w:pPr>
      <w:r>
        <w:lastRenderedPageBreak/>
        <w:t>Introduction</w:t>
      </w:r>
    </w:p>
    <w:p w14:paraId="3303A870" w14:textId="77777777" w:rsidR="00B96DAA" w:rsidRDefault="00000000">
      <w:pPr>
        <w:pStyle w:val="FirstParagraph"/>
      </w:pPr>
      <w:r>
        <w:t xml:space="preserve">Linking the rock record to numerical time is a crucial step when investigating the timing, rate, and duration of geologic, </w:t>
      </w:r>
      <w:proofErr w:type="gramStart"/>
      <w:r>
        <w:t>climatic</w:t>
      </w:r>
      <w:proofErr w:type="gramEnd"/>
      <w:r>
        <w:t xml:space="preserve"> and biotic processes, but constructing chronologies (age-depth modeling) from the rock record is complicated by a variety of factors. The premier radioisotopic geochronometers enable direct determination of a numerical date from single mineral crystals (e.g., sanidine, zircon) to better that 0.1% throughout Earth history (Schmitz and Kuiper, 2013). However, rocks amenable to radioisotopic dating, mostly volcanic tuffs, may only occur as a few randomly distributed horizons within a stratigraphic section. This leads to the problem of a small number of high-precision dates scattered throughout stratigraphy with limited chronologic information between these horizons. Consequently, chronologies developed using only radioisotopic dates have widely varying uncertainties throughout a given stratigraphic record, with precise ages near the position of the dates and increasing uncertainties with distance from the dated horizons (</w:t>
      </w:r>
      <w:proofErr w:type="spellStart"/>
      <w:r>
        <w:t>Blaauw</w:t>
      </w:r>
      <w:proofErr w:type="spellEnd"/>
      <w:r>
        <w:t xml:space="preserve"> and Christen, 2011; Parnell et al., 2011; </w:t>
      </w:r>
      <w:proofErr w:type="spellStart"/>
      <w:r>
        <w:t>Trachsel</w:t>
      </w:r>
      <w:proofErr w:type="spellEnd"/>
      <w:r>
        <w:t xml:space="preserve"> and Telford, 2017; Trayler et al., 2020).</w:t>
      </w:r>
    </w:p>
    <w:p w14:paraId="2E61A73B" w14:textId="5567DE48" w:rsidR="00B96DAA" w:rsidRDefault="00000000">
      <w:pPr>
        <w:pStyle w:val="BodyText"/>
      </w:pPr>
      <w:r>
        <w:t>Adding more chronological information is the best way to improve age-depth model construction (</w:t>
      </w:r>
      <w:proofErr w:type="spellStart"/>
      <w:r>
        <w:t>Blaauw</w:t>
      </w:r>
      <w:proofErr w:type="spellEnd"/>
      <w:r>
        <w:t xml:space="preserve"> et al., 2018). </w:t>
      </w:r>
      <w:proofErr w:type="gramStart"/>
      <w:r>
        <w:t>In particular, including</w:t>
      </w:r>
      <w:proofErr w:type="gramEnd"/>
      <w:r>
        <w:t xml:space="preserve"> stratigraphically continuous data can significantly reduce model uncertainties. </w:t>
      </w:r>
      <w:proofErr w:type="spellStart"/>
      <w:r>
        <w:t>Astrochronology</w:t>
      </w:r>
      <w:proofErr w:type="spellEnd"/>
      <w:r>
        <w:t xml:space="preserve"> uses the geologic record of oscillations in Earth’s climate system (“Milankovitch cycles”) to </w:t>
      </w:r>
      <w:del w:id="5" w:author="STEPHEN R MEYERS" w:date="2023-07-20T07:10:00Z">
        <w:r w:rsidDel="009F6ED5">
          <w:delText xml:space="preserve">interpret </w:delText>
        </w:r>
      </w:del>
      <w:ins w:id="6" w:author="STEPHEN R MEYERS" w:date="2023-07-20T07:10:00Z">
        <w:r w:rsidR="009F6ED5">
          <w:t xml:space="preserve">measure </w:t>
        </w:r>
      </w:ins>
      <w:r>
        <w:t xml:space="preserve">the passage of time </w:t>
      </w:r>
      <w:ins w:id="7" w:author="STEPHEN R MEYERS" w:date="2023-07-20T07:11:00Z">
        <w:r w:rsidR="009F6ED5">
          <w:t xml:space="preserve">in strata </w:t>
        </w:r>
      </w:ins>
      <w:r>
        <w:t>(</w:t>
      </w:r>
      <w:proofErr w:type="spellStart"/>
      <w:r>
        <w:t>Hinnov</w:t>
      </w:r>
      <w:proofErr w:type="spellEnd"/>
      <w:r>
        <w:t xml:space="preserve">, 2013; </w:t>
      </w:r>
      <w:proofErr w:type="spellStart"/>
      <w:r>
        <w:t>Laskar</w:t>
      </w:r>
      <w:proofErr w:type="spellEnd"/>
      <w:r>
        <w:t>, 2020). Some of these oscillations can be linked to astronomical physics with well understood periods, including changes in the ellipticity of Earth’s orbit (eccentricity; ~0.1 Ma, 0.405 Ma), Earth’s axial tilt (obliquity; ~0.041 Ma), and axial precession (precession; ~0.02 Ma) (</w:t>
      </w:r>
      <w:proofErr w:type="spellStart"/>
      <w:r>
        <w:t>Laskar</w:t>
      </w:r>
      <w:proofErr w:type="spellEnd"/>
      <w:r>
        <w:t xml:space="preserve">, 2020). The manifestation of these astronomical periods in the rock record can be leveraged as a metronome that provides a direct link between the rock record and </w:t>
      </w:r>
      <w:del w:id="8" w:author="STEPHEN R MEYERS" w:date="2023-07-20T10:28:00Z">
        <w:r w:rsidDel="00315A5B">
          <w:delText xml:space="preserve">relative </w:delText>
        </w:r>
      </w:del>
      <w:del w:id="9" w:author="STEPHEN R MEYERS" w:date="2023-07-20T10:30:00Z">
        <w:r w:rsidDel="00315A5B">
          <w:delText>age</w:delText>
        </w:r>
      </w:del>
      <w:ins w:id="10" w:author="STEPHEN R MEYERS" w:date="2023-07-20T10:30:00Z">
        <w:r w:rsidR="00315A5B">
          <w:t>time</w:t>
        </w:r>
      </w:ins>
      <w:ins w:id="11" w:author="STEPHEN R MEYERS" w:date="2023-07-20T10:27:00Z">
        <w:r w:rsidR="00315A5B">
          <w:t xml:space="preserve"> (</w:t>
        </w:r>
      </w:ins>
      <w:ins w:id="12" w:author="STEPHEN R MEYERS" w:date="2023-07-20T10:30:00Z">
        <w:r w:rsidR="00315A5B">
          <w:t xml:space="preserve">either </w:t>
        </w:r>
      </w:ins>
      <w:ins w:id="13" w:author="STEPHEN R MEYERS" w:date="2023-07-20T10:27:00Z">
        <w:r w:rsidR="00315A5B">
          <w:t>“floating</w:t>
        </w:r>
      </w:ins>
      <w:ins w:id="14" w:author="STEPHEN R MEYERS" w:date="2023-07-20T10:28:00Z">
        <w:r w:rsidR="00315A5B">
          <w:t xml:space="preserve">” or “anchored” </w:t>
        </w:r>
      </w:ins>
      <w:proofErr w:type="spellStart"/>
      <w:ins w:id="15" w:author="STEPHEN R MEYERS" w:date="2023-07-20T10:27:00Z">
        <w:r w:rsidR="00315A5B">
          <w:t>astrochronologies</w:t>
        </w:r>
        <w:proofErr w:type="spellEnd"/>
        <w:r w:rsidR="00315A5B">
          <w:t>”</w:t>
        </w:r>
      </w:ins>
      <w:ins w:id="16" w:author="STEPHEN R MEYERS" w:date="2023-07-20T10:29:00Z">
        <w:r w:rsidR="00315A5B">
          <w:t xml:space="preserve">; </w:t>
        </w:r>
      </w:ins>
      <w:del w:id="17" w:author="STEPHEN R MEYERS" w:date="2023-07-20T10:29:00Z">
        <w:r w:rsidDel="00315A5B">
          <w:delText xml:space="preserve"> (</w:delText>
        </w:r>
      </w:del>
      <w:r>
        <w:t xml:space="preserve">see reviews of </w:t>
      </w:r>
      <w:proofErr w:type="spellStart"/>
      <w:ins w:id="18" w:author="STEPHEN R MEYERS" w:date="2023-07-20T10:25:00Z">
        <w:r w:rsidR="00856AF2">
          <w:t>Hinnov</w:t>
        </w:r>
        <w:proofErr w:type="spellEnd"/>
        <w:r w:rsidR="00856AF2">
          <w:t xml:space="preserve">, 2013 and </w:t>
        </w:r>
      </w:ins>
      <w:r>
        <w:t>Meyers, 2019</w:t>
      </w:r>
      <w:del w:id="19" w:author="STEPHEN R MEYERS" w:date="2023-07-20T10:25:00Z">
        <w:r w:rsidDel="00856AF2">
          <w:delText>; and Hinnov, 2013</w:delText>
        </w:r>
      </w:del>
      <w:r>
        <w:t xml:space="preserve">). </w:t>
      </w:r>
      <w:r>
        <w:lastRenderedPageBreak/>
        <w:t xml:space="preserve">Unlike radioisotopic dating methods, </w:t>
      </w:r>
      <w:proofErr w:type="spellStart"/>
      <w:r>
        <w:t>astrochronology</w:t>
      </w:r>
      <w:proofErr w:type="spellEnd"/>
      <w:r>
        <w:t xml:space="preserve"> produces near-continuous chronologies from stratigraphic records, sometimes at centimeter spatial resolution and </w:t>
      </w:r>
      <w:del w:id="20" w:author="STEPHEN R MEYERS" w:date="2023-07-20T07:12:00Z">
        <w:r w:rsidDel="00114E11">
          <w:delText>mil lineal</w:delText>
        </w:r>
      </w:del>
      <w:ins w:id="21" w:author="STEPHEN R MEYERS" w:date="2023-07-20T07:12:00Z">
        <w:r w:rsidR="00114E11">
          <w:t>10</w:t>
        </w:r>
      </w:ins>
      <w:ins w:id="22" w:author="STEPHEN R MEYERS" w:date="2023-07-20T07:13:00Z">
        <w:r w:rsidR="00114E11">
          <w:rPr>
            <w:vertAlign w:val="superscript"/>
          </w:rPr>
          <w:t>4</w:t>
        </w:r>
        <w:r w:rsidR="00114E11">
          <w:t>-</w:t>
        </w:r>
      </w:ins>
      <w:del w:id="23" w:author="STEPHEN R MEYERS" w:date="2023-07-20T07:13:00Z">
        <w:r w:rsidDel="00114E11">
          <w:delText xml:space="preserve"> </w:delText>
        </w:r>
      </w:del>
      <w:ins w:id="24" w:author="STEPHEN R MEYERS" w:date="2023-07-20T07:13:00Z">
        <w:r w:rsidR="00114E11">
          <w:t xml:space="preserve">year </w:t>
        </w:r>
      </w:ins>
      <w:r>
        <w:t xml:space="preserve">scale temporal resolution. The encoding of the periodic signal tracks changes in sediment (rock) accumulation rate and can be deconvolved through statistical analysis into robust durations of time, a strength that makes </w:t>
      </w:r>
      <w:proofErr w:type="spellStart"/>
      <w:r>
        <w:t>astrochronology</w:t>
      </w:r>
      <w:proofErr w:type="spellEnd"/>
      <w:r>
        <w:t xml:space="preserve"> an ideal tool for fine-scale investigations of geologic proxy records. However, perhaps the biggest limitation of </w:t>
      </w:r>
      <w:proofErr w:type="spellStart"/>
      <w:r>
        <w:t>astrochronology</w:t>
      </w:r>
      <w:proofErr w:type="spellEnd"/>
      <w:r>
        <w:t xml:space="preserve"> is that, in the absence of independent constraints, it </w:t>
      </w:r>
      <w:ins w:id="25" w:author="STEPHEN R MEYERS" w:date="2023-07-20T07:14:00Z">
        <w:r w:rsidR="00632E84">
          <w:t xml:space="preserve">typically </w:t>
        </w:r>
      </w:ins>
      <w:r>
        <w:t>produces “floating” chronologies that lack definitive anchoring to numerical time scales.</w:t>
      </w:r>
    </w:p>
    <w:p w14:paraId="3BB1454F" w14:textId="3F669B59" w:rsidR="00B60DFA" w:rsidRDefault="00000000" w:rsidP="00B60DFA">
      <w:pPr>
        <w:pStyle w:val="BodyText"/>
        <w:rPr>
          <w:ins w:id="26" w:author="STEPHEN R MEYERS" w:date="2023-07-20T08:06:00Z"/>
        </w:rPr>
      </w:pPr>
      <w:r>
        <w:t xml:space="preserve">Combining </w:t>
      </w:r>
      <w:del w:id="27" w:author="STEPHEN R MEYERS" w:date="2023-07-20T07:45:00Z">
        <w:r w:rsidDel="00A62691">
          <w:delText xml:space="preserve">anchoring radioisotopic dates and </w:delText>
        </w:r>
      </w:del>
      <w:r>
        <w:t xml:space="preserve">floating </w:t>
      </w:r>
      <w:proofErr w:type="spellStart"/>
      <w:r>
        <w:t>astrochronol</w:t>
      </w:r>
      <w:ins w:id="28" w:author="STEPHEN R MEYERS" w:date="2023-07-20T10:55:00Z">
        <w:r w:rsidR="007D0137">
          <w:t>o</w:t>
        </w:r>
      </w:ins>
      <w:r>
        <w:t>gic</w:t>
      </w:r>
      <w:proofErr w:type="spellEnd"/>
      <w:r>
        <w:t xml:space="preserve"> records </w:t>
      </w:r>
      <w:ins w:id="29" w:author="STEPHEN R MEYERS" w:date="2023-07-20T08:02:00Z">
        <w:r w:rsidR="009A0BA4">
          <w:t>and</w:t>
        </w:r>
      </w:ins>
      <w:ins w:id="30" w:author="STEPHEN R MEYERS" w:date="2023-07-20T07:45:00Z">
        <w:r w:rsidR="00A62691">
          <w:t xml:space="preserve"> radioisotopic dates </w:t>
        </w:r>
      </w:ins>
      <w:r>
        <w:t xml:space="preserve">into an integrated model of age is an attractive prospect, as it </w:t>
      </w:r>
      <w:del w:id="31" w:author="STEPHEN R MEYERS" w:date="2023-07-20T08:03:00Z">
        <w:r w:rsidDel="009A0BA4">
          <w:delText xml:space="preserve">combines </w:delText>
        </w:r>
      </w:del>
      <w:ins w:id="32" w:author="STEPHEN R MEYERS" w:date="2023-07-20T08:03:00Z">
        <w:r w:rsidR="009A0BA4">
          <w:t xml:space="preserve">leverages </w:t>
        </w:r>
      </w:ins>
      <w:r>
        <w:t xml:space="preserve">the strengths and overcomes the limitations of both data sources. Here we present </w:t>
      </w:r>
      <w:ins w:id="33" w:author="STEPHEN R MEYERS" w:date="2023-07-20T11:02:00Z">
        <w:r w:rsidR="00AF0763">
          <w:t xml:space="preserve">a </w:t>
        </w:r>
      </w:ins>
      <w:del w:id="34" w:author="STEPHEN R MEYERS" w:date="2023-07-20T10:33:00Z">
        <w:r w:rsidDel="00492F5A">
          <w:delText xml:space="preserve">a new </w:delText>
        </w:r>
      </w:del>
      <w:r>
        <w:t xml:space="preserve">freely available </w:t>
      </w:r>
      <w:r>
        <w:rPr>
          <w:rStyle w:val="VerbatimChar"/>
        </w:rPr>
        <w:t>R</w:t>
      </w:r>
      <w:r>
        <w:t xml:space="preserve"> package (</w:t>
      </w:r>
      <w:proofErr w:type="spellStart"/>
      <w:r>
        <w:rPr>
          <w:rStyle w:val="VerbatimChar"/>
        </w:rPr>
        <w:t>astroBayes</w:t>
      </w:r>
      <w:proofErr w:type="spellEnd"/>
      <w:r>
        <w:t xml:space="preserve">; </w:t>
      </w:r>
      <w:r>
        <w:rPr>
          <w:i/>
          <w:iCs/>
        </w:rPr>
        <w:t xml:space="preserve">Bayesian </w:t>
      </w:r>
      <w:proofErr w:type="spellStart"/>
      <w:r>
        <w:rPr>
          <w:i/>
          <w:iCs/>
        </w:rPr>
        <w:t>Astrochronology</w:t>
      </w:r>
      <w:proofErr w:type="spellEnd"/>
      <w:r>
        <w:t xml:space="preserve">) for joint Bayesian inversion of </w:t>
      </w:r>
      <w:proofErr w:type="spellStart"/>
      <w:r>
        <w:t>astrochronologic</w:t>
      </w:r>
      <w:proofErr w:type="spellEnd"/>
      <w:r>
        <w:t xml:space="preserve"> records and radioisotopic dates to develop high-precision age-depth models for stratigraphic sections. </w:t>
      </w:r>
      <w:ins w:id="35" w:author="STEPHEN R MEYERS" w:date="2023-07-20T08:06:00Z">
        <w:r w:rsidR="00B60DFA">
          <w:t xml:space="preserve">Following introduction of the </w:t>
        </w:r>
      </w:ins>
      <w:ins w:id="36" w:author="STEPHEN R MEYERS" w:date="2023-07-20T10:33:00Z">
        <w:r w:rsidR="00492F5A">
          <w:t xml:space="preserve">new </w:t>
        </w:r>
      </w:ins>
      <w:ins w:id="37" w:author="STEPHEN R MEYERS" w:date="2023-07-20T08:06:00Z">
        <w:r w:rsidR="00B60DFA">
          <w:t>method, w</w:t>
        </w:r>
      </w:ins>
      <w:del w:id="38" w:author="STEPHEN R MEYERS" w:date="2023-07-20T08:06:00Z">
        <w:r w:rsidDel="00B60DFA">
          <w:delText>W</w:delText>
        </w:r>
      </w:del>
      <w:r>
        <w:t xml:space="preserve">e </w:t>
      </w:r>
      <w:del w:id="39" w:author="STEPHEN R MEYERS" w:date="2023-07-20T08:03:00Z">
        <w:r w:rsidDel="009A0BA4">
          <w:delText xml:space="preserve">used </w:delText>
        </w:r>
        <w:r w:rsidDel="009A0BA4">
          <w:rPr>
            <w:rStyle w:val="VerbatimChar"/>
          </w:rPr>
          <w:delText>astroBayes</w:delText>
        </w:r>
        <w:r w:rsidDel="009A0BA4">
          <w:delText xml:space="preserve"> to </w:delText>
        </w:r>
      </w:del>
      <w:r>
        <w:t xml:space="preserve">investigate the sensitivity of </w:t>
      </w:r>
      <w:proofErr w:type="spellStart"/>
      <w:ins w:id="40" w:author="STEPHEN R MEYERS" w:date="2023-07-20T08:04:00Z">
        <w:r w:rsidR="009A0BA4">
          <w:rPr>
            <w:rStyle w:val="VerbatimChar"/>
          </w:rPr>
          <w:t>astroBayes</w:t>
        </w:r>
        <w:proofErr w:type="spellEnd"/>
        <w:r w:rsidR="009A0BA4">
          <w:t xml:space="preserve"> </w:t>
        </w:r>
      </w:ins>
      <w:r>
        <w:t xml:space="preserve">age-depth model construction to a variety of geologic scenarios, including varying the number and stratigraphic position of radioisotopic dates and the presence or absence of sedimentary depositional hiatuses. </w:t>
      </w:r>
      <w:ins w:id="41" w:author="STEPHEN R MEYERS" w:date="2023-07-20T08:08:00Z">
        <w:r w:rsidR="00B60DFA">
          <w:t>We also</w:t>
        </w:r>
      </w:ins>
      <w:ins w:id="42" w:author="STEPHEN R MEYERS" w:date="2023-07-20T08:07:00Z">
        <w:r w:rsidR="00B60DFA">
          <w:t xml:space="preserve"> present a case study from the Bridge Creek Limestone Member (Greenhorn Formation) of the Western Interior Basin</w:t>
        </w:r>
      </w:ins>
      <w:ins w:id="43" w:author="STEPHEN R MEYERS" w:date="2023-07-20T10:34:00Z">
        <w:r w:rsidR="00492F5A">
          <w:t xml:space="preserve"> (Meyers et al., 20</w:t>
        </w:r>
      </w:ins>
      <w:ins w:id="44" w:author="STEPHEN R MEYERS" w:date="2023-07-20T10:35:00Z">
        <w:r w:rsidR="00492F5A">
          <w:t>12</w:t>
        </w:r>
      </w:ins>
      <w:ins w:id="45" w:author="STEPHEN R MEYERS" w:date="2023-07-20T10:34:00Z">
        <w:r w:rsidR="00492F5A">
          <w:t>)</w:t>
        </w:r>
      </w:ins>
      <w:ins w:id="46" w:author="STEPHEN R MEYERS" w:date="2023-07-20T08:07:00Z">
        <w:r w:rsidR="00B60DFA">
          <w:t xml:space="preserve">, where we refine the age of the Cenomanian–Turonian boundary using </w:t>
        </w:r>
        <w:proofErr w:type="spellStart"/>
        <w:r w:rsidR="00B60DFA">
          <w:rPr>
            <w:rStyle w:val="VerbatimChar"/>
          </w:rPr>
          <w:t>astroBayes</w:t>
        </w:r>
        <w:proofErr w:type="spellEnd"/>
        <w:r w:rsidR="00B60DFA">
          <w:t>.</w:t>
        </w:r>
      </w:ins>
    </w:p>
    <w:p w14:paraId="73595467" w14:textId="4407224E" w:rsidR="00B96DAA" w:rsidDel="00B60DFA" w:rsidRDefault="00000000">
      <w:pPr>
        <w:pStyle w:val="BodyText"/>
        <w:rPr>
          <w:del w:id="47" w:author="STEPHEN R MEYERS" w:date="2023-07-20T08:07:00Z"/>
        </w:rPr>
      </w:pPr>
      <w:r>
        <w:t xml:space="preserve">This </w:t>
      </w:r>
      <w:proofErr w:type="spellStart"/>
      <w:ins w:id="48" w:author="STEPHEN R MEYERS" w:date="2023-07-20T08:08:00Z">
        <w:r w:rsidR="00B60DFA">
          <w:rPr>
            <w:rStyle w:val="VerbatimChar"/>
          </w:rPr>
          <w:t>astroBayes</w:t>
        </w:r>
        <w:proofErr w:type="spellEnd"/>
        <w:r w:rsidR="00B60DFA">
          <w:t xml:space="preserve"> </w:t>
        </w:r>
      </w:ins>
      <w:r>
        <w:t>method has several strengths over existing “dates only” age-depth models (</w:t>
      </w:r>
      <w:proofErr w:type="spellStart"/>
      <w:r>
        <w:t>Blaauw</w:t>
      </w:r>
      <w:proofErr w:type="spellEnd"/>
      <w:r>
        <w:t xml:space="preserve"> and Christen, 2011; Trayler et al., 2020; Haslett and Parnell, 2008; Keller, 2018). The inclusion of </w:t>
      </w:r>
      <w:proofErr w:type="spellStart"/>
      <w:r>
        <w:t>astrochronological</w:t>
      </w:r>
      <w:proofErr w:type="spellEnd"/>
      <w:r>
        <w:t xml:space="preserve"> data allows more densely constrained sedimentation models which results in an overall reduction in model uncertainty. Furthermore, these age-depth models are anchored in numerical time while simultaneously preserving </w:t>
      </w:r>
      <w:proofErr w:type="spellStart"/>
      <w:r>
        <w:t>astrochronologic</w:t>
      </w:r>
      <w:proofErr w:type="spellEnd"/>
      <w:r>
        <w:t xml:space="preserve"> durations</w:t>
      </w:r>
      <w:ins w:id="49" w:author="STEPHEN R MEYERS" w:date="2023-07-20T10:36:00Z">
        <w:r w:rsidR="00492F5A">
          <w:t>,</w:t>
        </w:r>
      </w:ins>
      <w:r>
        <w:t xml:space="preserve"> </w:t>
      </w:r>
      <w:del w:id="50" w:author="STEPHEN R MEYERS" w:date="2023-07-20T10:36:00Z">
        <w:r w:rsidDel="00492F5A">
          <w:lastRenderedPageBreak/>
          <w:delText xml:space="preserve">eliminating </w:delText>
        </w:r>
      </w:del>
      <w:ins w:id="51" w:author="STEPHEN R MEYERS" w:date="2023-07-20T10:36:00Z">
        <w:r w:rsidR="00492F5A">
          <w:t xml:space="preserve">minimizing </w:t>
        </w:r>
      </w:ins>
      <w:r>
        <w:t xml:space="preserve">“tuning” assumptions and potential misassignment of Milankovitch frequencies. These properties make the joint inversion ideal for correlating individual proxy records to other global records, enhancing our ability to constrain phase relationships and mechanisms of Earth System evolution. </w:t>
      </w:r>
      <w:del w:id="52" w:author="STEPHEN R MEYERS" w:date="2023-07-20T08:07:00Z">
        <w:r w:rsidDel="00B60DFA">
          <w:delText xml:space="preserve">Finally, we present a case study from the Bridge Creek Limestone Member (Greenhorn Formation) of the Western Interior Basin, where we refine the age of the Cenomanian–Turonian boundary using </w:delText>
        </w:r>
        <w:r w:rsidDel="00B60DFA">
          <w:rPr>
            <w:rStyle w:val="VerbatimChar"/>
          </w:rPr>
          <w:delText>astroBayes</w:delText>
        </w:r>
        <w:r w:rsidDel="00B60DFA">
          <w:delText>.</w:delText>
        </w:r>
      </w:del>
    </w:p>
    <w:p w14:paraId="4507E8AE" w14:textId="77777777" w:rsidR="00B96DAA" w:rsidRDefault="00000000">
      <w:pPr>
        <w:pStyle w:val="BodyText"/>
        <w:pPrChange w:id="53" w:author="STEPHEN R MEYERS" w:date="2023-07-20T10:55:00Z">
          <w:pPr>
            <w:pStyle w:val="Heading1"/>
          </w:pPr>
        </w:pPrChange>
      </w:pPr>
      <w:bookmarkStart w:id="54" w:name="theory"/>
      <w:bookmarkEnd w:id="4"/>
      <w:del w:id="55" w:author="STEPHEN R MEYERS" w:date="2023-07-20T08:09:00Z">
        <w:r w:rsidDel="00B60DFA">
          <w:delText>Theory</w:delText>
        </w:r>
      </w:del>
    </w:p>
    <w:p w14:paraId="5B763F64" w14:textId="77777777" w:rsidR="00B96DAA" w:rsidRDefault="00000000">
      <w:pPr>
        <w:pStyle w:val="Heading2"/>
      </w:pPr>
      <w:bookmarkStart w:id="56" w:name="astrochronology"/>
      <w:proofErr w:type="spellStart"/>
      <w:r>
        <w:t>Astrochronology</w:t>
      </w:r>
      <w:proofErr w:type="spellEnd"/>
    </w:p>
    <w:p w14:paraId="29484043" w14:textId="5BEE74A7" w:rsidR="00E93DEA" w:rsidRPr="00E93DEA" w:rsidRDefault="00000000" w:rsidP="00E93DEA">
      <w:pPr>
        <w:pStyle w:val="FirstParagraph"/>
      </w:pPr>
      <w:del w:id="57" w:author="STEPHEN R MEYERS" w:date="2023-07-20T08:12:00Z">
        <w:r w:rsidDel="00045211">
          <w:rPr>
            <w:highlight w:val="yellow"/>
          </w:rPr>
          <w:delText>Steve will expand this</w:delText>
        </w:r>
      </w:del>
      <w:ins w:id="58" w:author="STEPHEN R MEYERS" w:date="2023-07-20T08:12:00Z">
        <w:r w:rsidR="00045211">
          <w:t>Quasiperiodic variations in Earth’s orbital and rotational parameters</w:t>
        </w:r>
      </w:ins>
      <w:ins w:id="59" w:author="STEPHEN R MEYERS" w:date="2023-07-20T08:14:00Z">
        <w:r w:rsidR="00045211">
          <w:t xml:space="preserve"> </w:t>
        </w:r>
      </w:ins>
      <w:ins w:id="60" w:author="STEPHEN R MEYERS" w:date="2023-07-20T08:44:00Z">
        <w:r w:rsidR="007971F5">
          <w:t>impact</w:t>
        </w:r>
      </w:ins>
      <w:ins w:id="61" w:author="STEPHEN R MEYERS" w:date="2023-07-20T08:14:00Z">
        <w:r w:rsidR="00045211">
          <w:t xml:space="preserve"> the </w:t>
        </w:r>
      </w:ins>
      <w:ins w:id="62" w:author="STEPHEN R MEYERS" w:date="2023-07-20T08:15:00Z">
        <w:r w:rsidR="00045211">
          <w:t>spatial and t</w:t>
        </w:r>
      </w:ins>
      <w:ins w:id="63" w:author="STEPHEN R MEYERS" w:date="2023-07-20T08:16:00Z">
        <w:r w:rsidR="00045211">
          <w:t xml:space="preserve">emporal </w:t>
        </w:r>
      </w:ins>
      <w:ins w:id="64" w:author="STEPHEN R MEYERS" w:date="2023-07-20T08:14:00Z">
        <w:r w:rsidR="00045211">
          <w:t>dis</w:t>
        </w:r>
      </w:ins>
      <w:ins w:id="65" w:author="STEPHEN R MEYERS" w:date="2023-07-20T08:15:00Z">
        <w:r w:rsidR="00045211">
          <w:t>tribution of sunlight on the planet’s surface, and thus</w:t>
        </w:r>
      </w:ins>
      <w:ins w:id="66" w:author="STEPHEN R MEYERS" w:date="2023-07-20T08:12:00Z">
        <w:r w:rsidR="00045211">
          <w:t xml:space="preserve"> </w:t>
        </w:r>
      </w:ins>
      <w:ins w:id="67" w:author="STEPHEN R MEYERS" w:date="2023-07-20T08:26:00Z">
        <w:r w:rsidR="00E93DEA">
          <w:t xml:space="preserve">have the potential to </w:t>
        </w:r>
      </w:ins>
      <w:ins w:id="68" w:author="STEPHEN R MEYERS" w:date="2023-07-20T08:51:00Z">
        <w:r w:rsidR="007971F5">
          <w:t>alter</w:t>
        </w:r>
      </w:ins>
      <w:ins w:id="69" w:author="STEPHEN R MEYERS" w:date="2023-07-20T08:45:00Z">
        <w:r w:rsidR="007971F5">
          <w:t xml:space="preserve"> </w:t>
        </w:r>
      </w:ins>
      <w:ins w:id="70" w:author="STEPHEN R MEYERS" w:date="2023-07-20T08:27:00Z">
        <w:r w:rsidR="00E93DEA">
          <w:t xml:space="preserve">regional and global </w:t>
        </w:r>
      </w:ins>
      <w:ins w:id="71" w:author="STEPHEN R MEYERS" w:date="2023-07-20T08:16:00Z">
        <w:r w:rsidR="00045211">
          <w:t xml:space="preserve">climate. </w:t>
        </w:r>
      </w:ins>
      <w:ins w:id="72" w:author="STEPHEN R MEYERS" w:date="2023-07-20T08:53:00Z">
        <w:r w:rsidR="00C514BB">
          <w:t>S</w:t>
        </w:r>
      </w:ins>
      <w:ins w:id="73" w:author="STEPHEN R MEYERS" w:date="2023-07-20T08:36:00Z">
        <w:r w:rsidR="002A6BC6">
          <w:t>uch</w:t>
        </w:r>
      </w:ins>
      <w:ins w:id="74" w:author="STEPHEN R MEYERS" w:date="2023-07-20T08:27:00Z">
        <w:r w:rsidR="00E93DEA">
          <w:t xml:space="preserve"> </w:t>
        </w:r>
      </w:ins>
      <w:ins w:id="75" w:author="STEPHEN R MEYERS" w:date="2023-07-20T08:37:00Z">
        <w:r w:rsidR="002A6BC6">
          <w:t>quasiperiodic</w:t>
        </w:r>
      </w:ins>
      <w:ins w:id="76" w:author="STEPHEN R MEYERS" w:date="2023-07-20T08:16:00Z">
        <w:r w:rsidR="00045211">
          <w:t xml:space="preserve"> climate changes </w:t>
        </w:r>
      </w:ins>
      <w:ins w:id="77" w:author="STEPHEN R MEYERS" w:date="2023-07-20T08:53:00Z">
        <w:r w:rsidR="00C514BB">
          <w:t xml:space="preserve">can </w:t>
        </w:r>
      </w:ins>
      <w:ins w:id="78" w:author="STEPHEN R MEYERS" w:date="2023-07-20T08:32:00Z">
        <w:r w:rsidR="00E93DEA">
          <w:t>influence</w:t>
        </w:r>
      </w:ins>
      <w:ins w:id="79" w:author="STEPHEN R MEYERS" w:date="2023-07-20T08:20:00Z">
        <w:r w:rsidR="00045211">
          <w:t xml:space="preserve"> sedimentation and </w:t>
        </w:r>
      </w:ins>
      <w:ins w:id="80" w:author="STEPHEN R MEYERS" w:date="2023-07-20T08:54:00Z">
        <w:r w:rsidR="00C514BB">
          <w:t>be</w:t>
        </w:r>
      </w:ins>
      <w:ins w:id="81" w:author="STEPHEN R MEYERS" w:date="2023-07-20T08:20:00Z">
        <w:r w:rsidR="00045211">
          <w:t xml:space="preserve"> prese</w:t>
        </w:r>
      </w:ins>
      <w:ins w:id="82" w:author="STEPHEN R MEYERS" w:date="2023-07-20T08:21:00Z">
        <w:r w:rsidR="00045211">
          <w:t xml:space="preserve">rved in </w:t>
        </w:r>
      </w:ins>
      <w:ins w:id="83" w:author="STEPHEN R MEYERS" w:date="2023-07-20T08:51:00Z">
        <w:r w:rsidR="007971F5">
          <w:t xml:space="preserve">the </w:t>
        </w:r>
      </w:ins>
      <w:ins w:id="84" w:author="STEPHEN R MEYERS" w:date="2023-07-20T08:30:00Z">
        <w:r w:rsidR="00E93DEA">
          <w:t xml:space="preserve">geologic </w:t>
        </w:r>
      </w:ins>
      <w:ins w:id="85" w:author="STEPHEN R MEYERS" w:date="2023-07-20T08:51:00Z">
        <w:r w:rsidR="007971F5">
          <w:t>archive</w:t>
        </w:r>
      </w:ins>
      <w:ins w:id="86" w:author="STEPHEN R MEYERS" w:date="2023-07-20T08:26:00Z">
        <w:r w:rsidR="00E93DEA">
          <w:t>, provid</w:t>
        </w:r>
      </w:ins>
      <w:ins w:id="87" w:author="STEPHEN R MEYERS" w:date="2023-07-20T08:54:00Z">
        <w:r w:rsidR="00C514BB">
          <w:t>ing</w:t>
        </w:r>
      </w:ins>
      <w:ins w:id="88" w:author="STEPHEN R MEYERS" w:date="2023-07-20T08:26:00Z">
        <w:r w:rsidR="00E93DEA">
          <w:t xml:space="preserve"> a </w:t>
        </w:r>
      </w:ins>
      <w:ins w:id="89" w:author="STEPHEN R MEYERS" w:date="2023-07-20T08:29:00Z">
        <w:r w:rsidR="00E93DEA">
          <w:t>dating tool</w:t>
        </w:r>
      </w:ins>
      <w:ins w:id="90" w:author="STEPHEN R MEYERS" w:date="2023-07-20T08:31:00Z">
        <w:r w:rsidR="00E93DEA">
          <w:t xml:space="preserve"> for developing astronomical timescales, or </w:t>
        </w:r>
        <w:proofErr w:type="spellStart"/>
        <w:r w:rsidR="00E93DEA">
          <w:t>astrochronologies</w:t>
        </w:r>
      </w:ins>
      <w:proofErr w:type="spellEnd"/>
      <w:ins w:id="91" w:author="STEPHEN R MEYERS" w:date="2023-07-20T08:30:00Z">
        <w:r w:rsidR="00E93DEA">
          <w:t>.</w:t>
        </w:r>
      </w:ins>
      <w:ins w:id="92" w:author="STEPHEN R MEYERS" w:date="2023-07-20T08:29:00Z">
        <w:r w:rsidR="00E93DEA">
          <w:t xml:space="preserve"> </w:t>
        </w:r>
      </w:ins>
      <w:ins w:id="93" w:author="STEPHEN R MEYERS" w:date="2023-07-20T08:27:00Z">
        <w:r w:rsidR="00E93DEA">
          <w:t xml:space="preserve">The astronomical variations include orbital eccentricity, with </w:t>
        </w:r>
      </w:ins>
      <w:ins w:id="94" w:author="STEPHEN R MEYERS" w:date="2023-07-20T09:00:00Z">
        <w:r w:rsidR="00C514BB">
          <w:t xml:space="preserve">modern </w:t>
        </w:r>
      </w:ins>
      <w:ins w:id="95" w:author="STEPHEN R MEYERS" w:date="2023-07-20T08:48:00Z">
        <w:r w:rsidR="007971F5">
          <w:t>periods</w:t>
        </w:r>
      </w:ins>
      <w:ins w:id="96" w:author="STEPHEN R MEYERS" w:date="2023-07-20T08:27:00Z">
        <w:r w:rsidR="00E93DEA">
          <w:t xml:space="preserve"> of </w:t>
        </w:r>
      </w:ins>
      <w:ins w:id="97" w:author="STEPHEN R MEYERS" w:date="2023-07-20T09:00:00Z">
        <w:r w:rsidR="00C514BB">
          <w:t xml:space="preserve">0.405 Ma and </w:t>
        </w:r>
      </w:ins>
      <w:ins w:id="98" w:author="STEPHEN R MEYERS" w:date="2023-07-20T08:27:00Z">
        <w:r w:rsidR="00E93DEA">
          <w:t xml:space="preserve">~0.1 Ma, axial tilt (obliquity) with a dominant </w:t>
        </w:r>
      </w:ins>
      <w:ins w:id="99" w:author="STEPHEN R MEYERS" w:date="2023-07-20T08:48:00Z">
        <w:r w:rsidR="007971F5">
          <w:t>period</w:t>
        </w:r>
      </w:ins>
      <w:ins w:id="100" w:author="STEPHEN R MEYERS" w:date="2023-07-20T08:27:00Z">
        <w:r w:rsidR="00E93DEA">
          <w:t xml:space="preserve"> of ~0.041 Ma today, and axial precession, with multiple periods near ~0.02 Ma today (</w:t>
        </w:r>
        <w:proofErr w:type="spellStart"/>
        <w:r w:rsidR="00E93DEA">
          <w:t>Laskar</w:t>
        </w:r>
        <w:proofErr w:type="spellEnd"/>
        <w:r w:rsidR="00E93DEA">
          <w:t>, 2020).</w:t>
        </w:r>
      </w:ins>
      <w:ins w:id="101" w:author="STEPHEN R MEYERS" w:date="2023-07-20T08:42:00Z">
        <w:r w:rsidR="00A95A62">
          <w:t xml:space="preserve">  </w:t>
        </w:r>
      </w:ins>
      <w:ins w:id="102" w:author="STEPHEN R MEYERS" w:date="2023-07-20T11:05:00Z">
        <w:r w:rsidR="00AF0763">
          <w:t>Solar system chaos limits reliable calculation of the full theoretical eccentricity solution to ~50 Ma, although the ‘long eccentricity’ cycle of 0.405 Ma is the most stable and likely suitable for use throughout Phanerozoic (</w:t>
        </w:r>
        <w:proofErr w:type="spellStart"/>
        <w:r w:rsidR="00AF0763">
          <w:t>Laskar</w:t>
        </w:r>
        <w:proofErr w:type="spellEnd"/>
        <w:r w:rsidR="00AF0763">
          <w:t xml:space="preserve">, 2020). </w:t>
        </w:r>
      </w:ins>
      <w:ins w:id="103" w:author="STEPHEN R MEYERS" w:date="2023-07-20T11:06:00Z">
        <w:r w:rsidR="00AF0763">
          <w:t xml:space="preserve">Recently, Hoang et al. (2021) presented a </w:t>
        </w:r>
      </w:ins>
      <w:ins w:id="104" w:author="STEPHEN R MEYERS" w:date="2023-07-20T11:07:00Z">
        <w:r w:rsidR="00AF0763">
          <w:t xml:space="preserve">new </w:t>
        </w:r>
      </w:ins>
      <w:ins w:id="105" w:author="STEPHEN R MEYERS" w:date="2023-07-20T11:09:00Z">
        <w:r w:rsidR="00AF0763">
          <w:t xml:space="preserve">probabilistic </w:t>
        </w:r>
      </w:ins>
      <w:ins w:id="106" w:author="STEPHEN R MEYERS" w:date="2023-07-20T11:07:00Z">
        <w:r w:rsidR="00AF0763">
          <w:t>m</w:t>
        </w:r>
      </w:ins>
      <w:ins w:id="107" w:author="STEPHEN R MEYERS" w:date="2023-07-20T11:05:00Z">
        <w:r w:rsidR="00AF0763">
          <w:t xml:space="preserve">odel </w:t>
        </w:r>
      </w:ins>
      <w:ins w:id="108" w:author="STEPHEN R MEYERS" w:date="2023-07-20T11:13:00Z">
        <w:r w:rsidR="000B16FE">
          <w:t xml:space="preserve">that permits estimation </w:t>
        </w:r>
      </w:ins>
      <w:ins w:id="109" w:author="STEPHEN R MEYERS" w:date="2023-07-20T11:05:00Z">
        <w:r w:rsidR="00AF0763">
          <w:t xml:space="preserve">of </w:t>
        </w:r>
      </w:ins>
      <w:ins w:id="110" w:author="STEPHEN R MEYERS" w:date="2023-07-20T11:09:00Z">
        <w:r w:rsidR="00AF0763">
          <w:t>all</w:t>
        </w:r>
      </w:ins>
      <w:ins w:id="111" w:author="STEPHEN R MEYERS" w:date="2023-07-20T11:08:00Z">
        <w:r w:rsidR="00AF0763">
          <w:t xml:space="preserve"> </w:t>
        </w:r>
      </w:ins>
      <w:ins w:id="112" w:author="STEPHEN R MEYERS" w:date="2023-07-20T11:05:00Z">
        <w:r w:rsidR="00AF0763">
          <w:t>eccentricity cycle periods</w:t>
        </w:r>
      </w:ins>
      <w:ins w:id="113" w:author="STEPHEN R MEYERS" w:date="2023-07-20T11:08:00Z">
        <w:r w:rsidR="00AF0763">
          <w:t xml:space="preserve"> </w:t>
        </w:r>
      </w:ins>
      <w:ins w:id="114" w:author="STEPHEN R MEYERS" w:date="2023-07-20T11:05:00Z">
        <w:r w:rsidR="00AF0763">
          <w:t>and their uncertaint</w:t>
        </w:r>
      </w:ins>
      <w:ins w:id="115" w:author="STEPHEN R MEYERS" w:date="2023-07-20T11:10:00Z">
        <w:r w:rsidR="00AF0763">
          <w:t>ies</w:t>
        </w:r>
      </w:ins>
      <w:ins w:id="116" w:author="STEPHEN R MEYERS" w:date="2023-07-20T11:14:00Z">
        <w:r w:rsidR="000B16FE">
          <w:t xml:space="preserve"> throughout Earth history</w:t>
        </w:r>
      </w:ins>
      <w:ins w:id="117" w:author="STEPHEN R MEYERS" w:date="2023-07-20T11:05:00Z">
        <w:r w:rsidR="00AF0763">
          <w:t xml:space="preserve">. </w:t>
        </w:r>
      </w:ins>
      <w:ins w:id="118" w:author="STEPHEN R MEYERS" w:date="2023-07-20T11:09:00Z">
        <w:r w:rsidR="00AF0763">
          <w:t xml:space="preserve">In addition to Solar system chaos, </w:t>
        </w:r>
      </w:ins>
      <w:ins w:id="119" w:author="STEPHEN R MEYERS" w:date="2023-07-20T08:59:00Z">
        <w:r w:rsidR="00C514BB">
          <w:t xml:space="preserve">Earth’s dynamical ellipticity and tidal dissipation </w:t>
        </w:r>
      </w:ins>
      <w:ins w:id="120" w:author="STEPHEN R MEYERS" w:date="2023-07-20T08:55:00Z">
        <w:r w:rsidR="00C514BB">
          <w:t>influence the temporal evolution of</w:t>
        </w:r>
      </w:ins>
      <w:ins w:id="121" w:author="STEPHEN R MEYERS" w:date="2023-07-20T09:11:00Z">
        <w:r w:rsidR="00D67A94">
          <w:t xml:space="preserve"> the</w:t>
        </w:r>
      </w:ins>
      <w:ins w:id="122" w:author="STEPHEN R MEYERS" w:date="2023-07-20T08:55:00Z">
        <w:r w:rsidR="00C514BB">
          <w:t xml:space="preserve"> </w:t>
        </w:r>
      </w:ins>
      <w:ins w:id="123" w:author="STEPHEN R MEYERS" w:date="2023-07-20T09:05:00Z">
        <w:r w:rsidR="00D67A94">
          <w:t>p</w:t>
        </w:r>
      </w:ins>
      <w:ins w:id="124" w:author="STEPHEN R MEYERS" w:date="2023-07-20T09:06:00Z">
        <w:r w:rsidR="00D67A94">
          <w:t xml:space="preserve">recession and obliquity </w:t>
        </w:r>
      </w:ins>
      <w:ins w:id="125" w:author="STEPHEN R MEYERS" w:date="2023-07-20T08:55:00Z">
        <w:r w:rsidR="00C514BB">
          <w:t>cycl</w:t>
        </w:r>
      </w:ins>
      <w:ins w:id="126" w:author="STEPHEN R MEYERS" w:date="2023-07-20T08:56:00Z">
        <w:r w:rsidR="00C514BB">
          <w:t>e periods</w:t>
        </w:r>
      </w:ins>
      <w:ins w:id="127" w:author="STEPHEN R MEYERS" w:date="2023-07-20T10:43:00Z">
        <w:r w:rsidR="001047CF">
          <w:t>,</w:t>
        </w:r>
      </w:ins>
      <w:ins w:id="128" w:author="STEPHEN R MEYERS" w:date="2023-07-20T10:42:00Z">
        <w:r w:rsidR="00492F5A">
          <w:t xml:space="preserve"> making them shorter in the geologic </w:t>
        </w:r>
        <w:r w:rsidR="001047CF">
          <w:t>p</w:t>
        </w:r>
        <w:r w:rsidR="00492F5A">
          <w:t>as</w:t>
        </w:r>
        <w:r w:rsidR="001047CF">
          <w:t>t</w:t>
        </w:r>
      </w:ins>
      <w:ins w:id="129" w:author="STEPHEN R MEYERS" w:date="2023-07-20T08:56:00Z">
        <w:r w:rsidR="00C514BB">
          <w:t>,</w:t>
        </w:r>
      </w:ins>
      <w:ins w:id="130" w:author="STEPHEN R MEYERS" w:date="2023-07-20T09:09:00Z">
        <w:r w:rsidR="00D67A94">
          <w:t xml:space="preserve"> </w:t>
        </w:r>
      </w:ins>
      <w:ins w:id="131" w:author="STEPHEN R MEYERS" w:date="2023-07-20T10:42:00Z">
        <w:r w:rsidR="00492F5A">
          <w:t>and there</w:t>
        </w:r>
      </w:ins>
      <w:ins w:id="132" w:author="STEPHEN R MEYERS" w:date="2023-07-20T09:09:00Z">
        <w:r w:rsidR="00D67A94">
          <w:t xml:space="preserve"> exist</w:t>
        </w:r>
      </w:ins>
      <w:ins w:id="133" w:author="STEPHEN R MEYERS" w:date="2023-07-20T08:57:00Z">
        <w:r w:rsidR="00C514BB">
          <w:t xml:space="preserve"> </w:t>
        </w:r>
      </w:ins>
      <w:ins w:id="134" w:author="STEPHEN R MEYERS" w:date="2023-07-20T08:58:00Z">
        <w:r w:rsidR="00C514BB">
          <w:t xml:space="preserve">models </w:t>
        </w:r>
      </w:ins>
      <w:ins w:id="135" w:author="STEPHEN R MEYERS" w:date="2023-07-20T09:09:00Z">
        <w:r w:rsidR="00D67A94">
          <w:t>o</w:t>
        </w:r>
      </w:ins>
      <w:ins w:id="136" w:author="STEPHEN R MEYERS" w:date="2023-07-20T09:11:00Z">
        <w:r w:rsidR="00D67A94">
          <w:t>f</w:t>
        </w:r>
      </w:ins>
      <w:ins w:id="137" w:author="STEPHEN R MEYERS" w:date="2023-07-20T09:09:00Z">
        <w:r w:rsidR="00D67A94">
          <w:t xml:space="preserve"> varying compl</w:t>
        </w:r>
      </w:ins>
      <w:ins w:id="138" w:author="STEPHEN R MEYERS" w:date="2023-07-20T09:10:00Z">
        <w:r w:rsidR="00D67A94">
          <w:t>exity</w:t>
        </w:r>
      </w:ins>
      <w:ins w:id="139" w:author="STEPHEN R MEYERS" w:date="2023-07-20T10:42:00Z">
        <w:r w:rsidR="001047CF">
          <w:t xml:space="preserve"> for their </w:t>
        </w:r>
      </w:ins>
      <w:ins w:id="140" w:author="STEPHEN R MEYERS" w:date="2023-07-20T10:43:00Z">
        <w:r w:rsidR="001047CF">
          <w:t>estimation</w:t>
        </w:r>
      </w:ins>
      <w:ins w:id="141" w:author="STEPHEN R MEYERS" w:date="2023-07-20T09:10:00Z">
        <w:r w:rsidR="00D67A94">
          <w:t xml:space="preserve"> </w:t>
        </w:r>
      </w:ins>
      <w:ins w:id="142" w:author="STEPHEN R MEYERS" w:date="2023-07-20T08:58:00Z">
        <w:r w:rsidR="00C514BB">
          <w:t>(</w:t>
        </w:r>
      </w:ins>
      <w:ins w:id="143" w:author="STEPHEN R MEYERS" w:date="2023-07-20T10:42:00Z">
        <w:r w:rsidR="00492F5A">
          <w:t xml:space="preserve">Berger et al., </w:t>
        </w:r>
      </w:ins>
      <w:ins w:id="144" w:author="STEPHEN R MEYERS" w:date="2023-07-20T10:44:00Z">
        <w:r w:rsidR="001047CF">
          <w:t>1992</w:t>
        </w:r>
      </w:ins>
      <w:ins w:id="145" w:author="STEPHEN R MEYERS" w:date="2023-07-20T10:42:00Z">
        <w:r w:rsidR="00492F5A">
          <w:t xml:space="preserve">; </w:t>
        </w:r>
      </w:ins>
      <w:proofErr w:type="spellStart"/>
      <w:ins w:id="146" w:author="STEPHEN R MEYERS" w:date="2023-07-20T09:09:00Z">
        <w:r w:rsidR="00D67A94">
          <w:t>Laskar</w:t>
        </w:r>
        <w:proofErr w:type="spellEnd"/>
        <w:r w:rsidR="00D67A94">
          <w:t xml:space="preserve"> et al, 2004; </w:t>
        </w:r>
      </w:ins>
      <w:ins w:id="147" w:author="STEPHEN R MEYERS" w:date="2023-07-20T08:58:00Z">
        <w:r w:rsidR="00C514BB">
          <w:t>Waltham</w:t>
        </w:r>
      </w:ins>
      <w:ins w:id="148" w:author="STEPHEN R MEYERS" w:date="2023-07-20T09:19:00Z">
        <w:r w:rsidR="00833B28">
          <w:t>, 2015</w:t>
        </w:r>
      </w:ins>
      <w:ins w:id="149" w:author="STEPHEN R MEYERS" w:date="2023-07-20T08:58:00Z">
        <w:r w:rsidR="00C514BB">
          <w:t xml:space="preserve">; </w:t>
        </w:r>
      </w:ins>
      <w:ins w:id="150" w:author="STEPHEN R MEYERS" w:date="2023-07-20T09:18:00Z">
        <w:r w:rsidR="00833B28">
          <w:t>Farhat et al., 2022</w:t>
        </w:r>
      </w:ins>
      <w:ins w:id="151" w:author="STEPHEN R MEYERS" w:date="2023-07-20T09:19:00Z">
        <w:r w:rsidR="00833B28">
          <w:t>;</w:t>
        </w:r>
      </w:ins>
      <w:ins w:id="152" w:author="STEPHEN R MEYERS" w:date="2023-07-20T09:02:00Z">
        <w:r w:rsidR="00C514BB" w:rsidRPr="00C514BB">
          <w:t xml:space="preserve"> </w:t>
        </w:r>
        <w:proofErr w:type="spellStart"/>
        <w:r w:rsidR="00C514BB">
          <w:t>Laskar</w:t>
        </w:r>
        <w:proofErr w:type="spellEnd"/>
        <w:r w:rsidR="00C514BB">
          <w:t>, 2020</w:t>
        </w:r>
      </w:ins>
      <w:ins w:id="153" w:author="STEPHEN R MEYERS" w:date="2023-07-20T08:58:00Z">
        <w:r w:rsidR="00C514BB">
          <w:t>)</w:t>
        </w:r>
      </w:ins>
      <w:ins w:id="154" w:author="STEPHEN R MEYERS" w:date="2023-07-20T09:07:00Z">
        <w:r w:rsidR="00D67A94">
          <w:t>.</w:t>
        </w:r>
      </w:ins>
      <w:ins w:id="155" w:author="STEPHEN R MEYERS" w:date="2023-07-20T08:58:00Z">
        <w:r w:rsidR="00C514BB">
          <w:t xml:space="preserve"> </w:t>
        </w:r>
      </w:ins>
      <w:ins w:id="156" w:author="STEPHEN R MEYERS" w:date="2023-07-20T11:27:00Z">
        <w:r w:rsidR="00572382">
          <w:t>A</w:t>
        </w:r>
      </w:ins>
      <w:ins w:id="157" w:author="STEPHEN R MEYERS" w:date="2023-07-20T11:15:00Z">
        <w:r w:rsidR="000B16FE">
          <w:t xml:space="preserve">dditional sources of uncertainty in </w:t>
        </w:r>
      </w:ins>
      <w:ins w:id="158" w:author="STEPHEN R MEYERS" w:date="2023-07-20T11:16:00Z">
        <w:r w:rsidR="000B16FE">
          <w:t xml:space="preserve">floating </w:t>
        </w:r>
      </w:ins>
      <w:proofErr w:type="spellStart"/>
      <w:ins w:id="159" w:author="STEPHEN R MEYERS" w:date="2023-07-20T11:15:00Z">
        <w:r w:rsidR="000B16FE">
          <w:t>astroc</w:t>
        </w:r>
      </w:ins>
      <w:ins w:id="160" w:author="STEPHEN R MEYERS" w:date="2023-07-20T11:16:00Z">
        <w:r w:rsidR="000B16FE">
          <w:t>hronologies</w:t>
        </w:r>
        <w:proofErr w:type="spellEnd"/>
        <w:r w:rsidR="000B16FE">
          <w:t xml:space="preserve"> </w:t>
        </w:r>
      </w:ins>
      <w:ins w:id="161" w:author="STEPHEN R MEYERS" w:date="2023-07-20T11:21:00Z">
        <w:r w:rsidR="000B16FE">
          <w:t>include</w:t>
        </w:r>
      </w:ins>
      <w:ins w:id="162" w:author="STEPHEN R MEYERS" w:date="2023-07-20T11:28:00Z">
        <w:r w:rsidR="00572382">
          <w:t>:</w:t>
        </w:r>
      </w:ins>
      <w:ins w:id="163" w:author="STEPHEN R MEYERS" w:date="2023-07-20T11:21:00Z">
        <w:r w:rsidR="000B16FE">
          <w:t xml:space="preserve"> (1) </w:t>
        </w:r>
      </w:ins>
      <w:ins w:id="164" w:author="STEPHEN R MEYERS" w:date="2023-07-20T11:18:00Z">
        <w:r w:rsidR="000B16FE">
          <w:t>contamination</w:t>
        </w:r>
      </w:ins>
      <w:ins w:id="165" w:author="STEPHEN R MEYERS" w:date="2023-07-20T11:19:00Z">
        <w:r w:rsidR="000B16FE">
          <w:t xml:space="preserve"> of the astronomical-climate signal by other </w:t>
        </w:r>
      </w:ins>
      <w:ins w:id="166" w:author="STEPHEN R MEYERS" w:date="2023-07-20T11:20:00Z">
        <w:r w:rsidR="000B16FE">
          <w:t xml:space="preserve">climatic and </w:t>
        </w:r>
      </w:ins>
      <w:ins w:id="167" w:author="STEPHEN R MEYERS" w:date="2023-07-20T11:19:00Z">
        <w:r w:rsidR="000B16FE">
          <w:t>sedimentary processes,</w:t>
        </w:r>
      </w:ins>
      <w:ins w:id="168" w:author="STEPHEN R MEYERS" w:date="2023-07-20T11:21:00Z">
        <w:r w:rsidR="000B16FE">
          <w:t xml:space="preserve"> (2) </w:t>
        </w:r>
      </w:ins>
      <w:ins w:id="169" w:author="STEPHEN R MEYERS" w:date="2023-07-20T11:20:00Z">
        <w:r w:rsidR="000B16FE">
          <w:t>spatial distortion of the astronomical cycles in the stratigraphic record</w:t>
        </w:r>
      </w:ins>
      <w:ins w:id="170" w:author="STEPHEN R MEYERS" w:date="2023-07-20T11:22:00Z">
        <w:r w:rsidR="000B16FE">
          <w:t xml:space="preserve"> including hiatus</w:t>
        </w:r>
      </w:ins>
      <w:ins w:id="171" w:author="STEPHEN R MEYERS" w:date="2023-07-20T11:20:00Z">
        <w:r w:rsidR="000B16FE">
          <w:t xml:space="preserve">, and </w:t>
        </w:r>
      </w:ins>
      <w:ins w:id="172" w:author="STEPHEN R MEYERS" w:date="2023-07-20T11:21:00Z">
        <w:r w:rsidR="000B16FE">
          <w:t>(</w:t>
        </w:r>
      </w:ins>
      <w:ins w:id="173" w:author="STEPHEN R MEYERS" w:date="2023-07-20T11:22:00Z">
        <w:r w:rsidR="000B16FE">
          <w:t xml:space="preserve">3) uncertainties in the </w:t>
        </w:r>
        <w:r w:rsidR="00D97214">
          <w:lastRenderedPageBreak/>
          <w:t>temporal calibration</w:t>
        </w:r>
      </w:ins>
      <w:ins w:id="174" w:author="STEPHEN R MEYERS" w:date="2023-07-20T11:26:00Z">
        <w:r w:rsidR="00572382">
          <w:t>/interpretation</w:t>
        </w:r>
      </w:ins>
      <w:ins w:id="175" w:author="STEPHEN R MEYERS" w:date="2023-07-20T11:22:00Z">
        <w:r w:rsidR="00D97214">
          <w:t xml:space="preserve"> of the observed spatial rhythms </w:t>
        </w:r>
      </w:ins>
      <w:ins w:id="176" w:author="STEPHEN R MEYERS" w:date="2023-07-20T11:23:00Z">
        <w:r w:rsidR="00D97214">
          <w:t>(Meyers, 2019)</w:t>
        </w:r>
      </w:ins>
      <w:ins w:id="177" w:author="STEPHEN R MEYERS" w:date="2023-07-20T11:22:00Z">
        <w:r w:rsidR="00D97214">
          <w:t xml:space="preserve">. </w:t>
        </w:r>
      </w:ins>
      <w:ins w:id="178" w:author="STEPHEN R MEYERS" w:date="2023-07-20T11:23:00Z">
        <w:r w:rsidR="00D97214">
          <w:t xml:space="preserve">The </w:t>
        </w:r>
      </w:ins>
      <w:ins w:id="179" w:author="STEPHEN R MEYERS" w:date="2023-07-20T11:24:00Z">
        <w:r w:rsidR="00D97214">
          <w:t>design of the</w:t>
        </w:r>
      </w:ins>
      <w:ins w:id="180" w:author="STEPHEN R MEYERS" w:date="2023-07-20T11:23:00Z">
        <w:r w:rsidR="00D97214">
          <w:t xml:space="preserve"> </w:t>
        </w:r>
        <w:proofErr w:type="spellStart"/>
        <w:r w:rsidR="00D97214">
          <w:rPr>
            <w:rStyle w:val="VerbatimChar"/>
          </w:rPr>
          <w:t>astroBayes</w:t>
        </w:r>
        <w:proofErr w:type="spellEnd"/>
        <w:r w:rsidR="00D97214">
          <w:t xml:space="preserve"> </w:t>
        </w:r>
      </w:ins>
      <w:ins w:id="181" w:author="STEPHEN R MEYERS" w:date="2023-07-20T11:24:00Z">
        <w:r w:rsidR="00D97214">
          <w:t>approach carefully considers these sources of uncertainty</w:t>
        </w:r>
      </w:ins>
      <w:ins w:id="182" w:author="STEPHEN R MEYERS" w:date="2023-07-20T10:49:00Z">
        <w:r w:rsidR="00C5695F">
          <w:t>.</w:t>
        </w:r>
      </w:ins>
    </w:p>
    <w:p w14:paraId="3276E1FE" w14:textId="77777777" w:rsidR="00B96DAA" w:rsidRDefault="00000000">
      <w:pPr>
        <w:pStyle w:val="Heading2"/>
      </w:pPr>
      <w:bookmarkStart w:id="183" w:name="radioisotope-geochronology"/>
      <w:bookmarkEnd w:id="56"/>
      <w:r>
        <w:t>Radioisotope Geochronology</w:t>
      </w:r>
    </w:p>
    <w:p w14:paraId="15C8A8D7" w14:textId="77777777" w:rsidR="00B96DAA" w:rsidRDefault="00000000">
      <w:pPr>
        <w:pStyle w:val="FirstParagraph"/>
      </w:pPr>
      <w:r>
        <w:t>Radioisotope geochronology utilizes the radioactive decay of a long-lived parent isotope to its daughter product within a closed geologic system to the determine its age. Temporal information is quantified in the evolving ratio of daughter to parent, as a function of the decay constant(s) of the constitutive nuclear reactions. In the case of sedimentary strata in deep time, these geologic systems are either radioisotopes captured in rapidly erupted and deposited igneous mineral grains in discrete interbedded volcanic tuff horizons (U-Pb in zircon or K-</w:t>
      </w:r>
      <w:proofErr w:type="spellStart"/>
      <w:r>
        <w:t>Ar</w:t>
      </w:r>
      <w:proofErr w:type="spellEnd"/>
      <w:r>
        <w:t xml:space="preserve"> [implemented as the </w:t>
      </w:r>
      <w:r>
        <w:rPr>
          <w:vertAlign w:val="superscript"/>
        </w:rPr>
        <w:t>40</w:t>
      </w:r>
      <w:r>
        <w:t>Ar/</w:t>
      </w:r>
      <w:r>
        <w:rPr>
          <w:vertAlign w:val="superscript"/>
        </w:rPr>
        <w:t>39</w:t>
      </w:r>
      <w:r>
        <w:t>Ar technique] in feldspar), or endogenous sediment-bound radioisotopes that are fractionated during depositional processes at the sediment-water interface (Re-</w:t>
      </w:r>
      <w:proofErr w:type="spellStart"/>
      <w:r>
        <w:t>Os</w:t>
      </w:r>
      <w:proofErr w:type="spellEnd"/>
      <w:r>
        <w:t xml:space="preserve"> in organic-bearing sedimentary rocks). The details of application of </w:t>
      </w:r>
      <w:proofErr w:type="gramStart"/>
      <w:r>
        <w:t>high-precision</w:t>
      </w:r>
      <w:proofErr w:type="gramEnd"/>
      <w:r>
        <w:t xml:space="preserve"> radioisotopic dating in the stratigraphic record may be found in reviews by Bowring and Schmitz (2003), </w:t>
      </w:r>
      <w:proofErr w:type="spellStart"/>
      <w:r>
        <w:t>Jicha</w:t>
      </w:r>
      <w:proofErr w:type="spellEnd"/>
      <w:r>
        <w:t xml:space="preserve"> et al. (2016), and Schmitz et al. (2020). The age interpretation is generally the result of an ensemble of measured ratios and/or dates interpreted as a model age, for example a weighted mean of numerous single crystal dates (U-Pb and </w:t>
      </w:r>
      <w:r>
        <w:rPr>
          <w:vertAlign w:val="superscript"/>
        </w:rPr>
        <w:t>40</w:t>
      </w:r>
      <w:r>
        <w:t>Ar/</w:t>
      </w:r>
      <w:r>
        <w:rPr>
          <w:vertAlign w:val="superscript"/>
        </w:rPr>
        <w:t>39</w:t>
      </w:r>
      <w:r>
        <w:t>Ar), a Bayesian estimation of the eruption age from the variance of those single crystal dates (Keller et al., 2018), or an isochronous relationship between sample aliquots (Re-</w:t>
      </w:r>
      <w:proofErr w:type="spellStart"/>
      <w:r>
        <w:t>Os</w:t>
      </w:r>
      <w:proofErr w:type="spellEnd"/>
      <w:r>
        <w:t>). Radioisotopic model ages have an uncertainty that is usually described by a Gaussian probability function. In the case of either volcanic tuffs or endogenous sedimentary dating, the age constraints come from a restricted number of specific sampling horizons, which are generally stochastically present, preserved, and/or sampled within a stratigraphic succession.</w:t>
      </w:r>
    </w:p>
    <w:p w14:paraId="4E01F23B" w14:textId="77777777" w:rsidR="00B96DAA" w:rsidRDefault="00000000">
      <w:pPr>
        <w:pStyle w:val="Heading2"/>
      </w:pPr>
      <w:bookmarkStart w:id="184" w:name="bayesian-statistics"/>
      <w:bookmarkEnd w:id="183"/>
      <w:r>
        <w:lastRenderedPageBreak/>
        <w:t>Bayesian Statistics</w:t>
      </w:r>
    </w:p>
    <w:p w14:paraId="3BB6AF21" w14:textId="77777777" w:rsidR="00B96DAA" w:rsidRDefault="00000000">
      <w:pPr>
        <w:pStyle w:val="FirstParagraph"/>
      </w:pPr>
      <w:r>
        <w:t xml:space="preserve">The Bayesian statistical approach aims to determine the most probable value of unknown parameters given </w:t>
      </w:r>
      <w:r>
        <w:rPr>
          <w:i/>
          <w:iCs/>
        </w:rPr>
        <w:t>data</w:t>
      </w:r>
      <w:r>
        <w:t xml:space="preserve"> and </w:t>
      </w:r>
      <w:r>
        <w:rPr>
          <w:i/>
          <w:iCs/>
        </w:rPr>
        <w:t>prior</w:t>
      </w:r>
      <w:r>
        <w:t xml:space="preserve"> information about those parameters. This is formalized in Bayes equation:</w:t>
      </w:r>
    </w:p>
    <w:p w14:paraId="6A695BD4" w14:textId="77777777" w:rsidR="00B96DAA" w:rsidRDefault="00000000">
      <w:pPr>
        <w:pStyle w:val="BodyText"/>
      </w:pPr>
      <w:bookmarkStart w:id="185" w:name="eq:bayes"/>
      <m:oMathPara>
        <m:oMathParaPr>
          <m:jc m:val="center"/>
        </m:oMathParaPr>
        <m:oMath>
          <m:r>
            <w:rPr>
              <w:rFonts w:ascii="Cambria Math" w:hAnsi="Cambria Math"/>
            </w:rPr>
            <m:t>P</m:t>
          </m:r>
          <m:d>
            <m:dPr>
              <m:ctrlPr>
                <w:rPr>
                  <w:rFonts w:ascii="Cambria Math" w:hAnsi="Cambria Math"/>
                </w:rPr>
              </m:ctrlPr>
            </m:dPr>
            <m:e>
              <m:r>
                <w:rPr>
                  <w:rFonts w:ascii="Cambria Math" w:hAnsi="Cambria Math"/>
                </w:rPr>
                <m:t>parameters</m:t>
              </m:r>
              <m:r>
                <m:rPr>
                  <m:sty m:val="p"/>
                </m:rPr>
                <w:rPr>
                  <w:rFonts w:ascii="Cambria Math" w:hAnsi="Cambria Math"/>
                </w:rPr>
                <m:t>|</m:t>
              </m:r>
              <m:r>
                <w:rPr>
                  <w:rFonts w:ascii="Cambria Math" w:hAnsi="Cambria Math"/>
                </w:rPr>
                <m:t>data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parameters</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parameters</m:t>
              </m:r>
            </m:e>
          </m:d>
          <m:r>
            <w:rPr>
              <w:rFonts w:ascii="Cambria Math" w:hAnsi="Cambria Math"/>
            </w:rPr>
            <m:t>  </m:t>
          </m:r>
          <m:d>
            <m:dPr>
              <m:ctrlPr>
                <w:rPr>
                  <w:rFonts w:ascii="Cambria Math" w:hAnsi="Cambria Math"/>
                </w:rPr>
              </m:ctrlPr>
            </m:dPr>
            <m:e>
              <m:r>
                <w:rPr>
                  <w:rFonts w:ascii="Cambria Math" w:hAnsi="Cambria Math"/>
                </w:rPr>
                <m:t>1</m:t>
              </m:r>
            </m:e>
          </m:d>
        </m:oMath>
      </m:oMathPara>
      <w:bookmarkEnd w:id="185"/>
    </w:p>
    <w:p w14:paraId="66F4C1DC" w14:textId="77777777" w:rsidR="00B96DAA" w:rsidRDefault="00000000">
      <w:pPr>
        <w:pStyle w:val="FirstParagraph"/>
      </w:pPr>
      <w:r>
        <w:t xml:space="preserve">The first term on the righthand side of eq. 1, known as the likelihood, is the conditional probability of the data, given a set of model parameters. The second term represents any prior beliefs about these model parameters. The </w:t>
      </w:r>
      <w:proofErr w:type="gramStart"/>
      <w:r>
        <w:t>left hand</w:t>
      </w:r>
      <w:proofErr w:type="gramEnd"/>
      <w:r>
        <w:t xml:space="preserve"> side is the posterior probability of the model parameters. Bayes equation is often difficult or impossible to solve analytically, and instead the posterior distribution is evaluated using Markov Chain Monte Carlo methods (MCMC) to generate a representative sample, which assuming a properly tuned MCMC process (</w:t>
      </w:r>
      <w:proofErr w:type="spellStart"/>
      <w:r>
        <w:t>Haario</w:t>
      </w:r>
      <w:proofErr w:type="spellEnd"/>
      <w:r>
        <w:t xml:space="preserve"> et al., 2001), should have the same properties (mean, median, dispersion, etc.) as the theoretical posterior distribution (Gelman et al., 1996).</w:t>
      </w:r>
    </w:p>
    <w:p w14:paraId="56BDF9B3" w14:textId="77777777" w:rsidR="00B96DAA" w:rsidRDefault="00000000">
      <w:pPr>
        <w:pStyle w:val="Heading2"/>
      </w:pPr>
      <w:bookmarkStart w:id="186" w:name="bayesian-age-depth-modeling"/>
      <w:bookmarkEnd w:id="184"/>
      <w:r>
        <w:t>Bayesian Age-Depth Modeling</w:t>
      </w:r>
    </w:p>
    <w:p w14:paraId="51212DA1" w14:textId="77777777" w:rsidR="00B96DAA" w:rsidRDefault="00000000">
      <w:pPr>
        <w:pStyle w:val="FirstParagraph"/>
      </w:pPr>
      <w:r>
        <w:t>Existing Bayesian methods for age-depth model construction rely on sedimentation models that link stratigraphic position to age through mathematical functions that approximate a sedimentation process conditioned through dated horizons throughout a stratigraphic section, which are then used to estimate the age and uncertainty at undated points (</w:t>
      </w:r>
      <w:proofErr w:type="spellStart"/>
      <w:r>
        <w:t>Blaauw</w:t>
      </w:r>
      <w:proofErr w:type="spellEnd"/>
      <w:r>
        <w:t xml:space="preserve"> and Heegaard, 2012). A variety of Bayesian approaches have been proposed to construct age-depth models including </w:t>
      </w:r>
      <w:r>
        <w:rPr>
          <w:rStyle w:val="VerbatimChar"/>
        </w:rPr>
        <w:t>Bchron</w:t>
      </w:r>
      <w:r>
        <w:t xml:space="preserve"> (Haslett and Parnell, 2008) </w:t>
      </w:r>
      <w:proofErr w:type="spellStart"/>
      <w:r>
        <w:rPr>
          <w:rStyle w:val="VerbatimChar"/>
        </w:rPr>
        <w:t>rbacon</w:t>
      </w:r>
      <w:proofErr w:type="spellEnd"/>
      <w:r>
        <w:t xml:space="preserve"> (</w:t>
      </w:r>
      <w:proofErr w:type="spellStart"/>
      <w:r>
        <w:t>Blaauw</w:t>
      </w:r>
      <w:proofErr w:type="spellEnd"/>
      <w:r>
        <w:t xml:space="preserve"> and Christen, 2011), and </w:t>
      </w:r>
      <w:proofErr w:type="spellStart"/>
      <w:r>
        <w:rPr>
          <w:rStyle w:val="VerbatimChar"/>
        </w:rPr>
        <w:t>Chron.jl</w:t>
      </w:r>
      <w:proofErr w:type="spellEnd"/>
      <w:r>
        <w:t xml:space="preserve"> (Schoene et al., 2019; Keller, 2018). While these methods vary considerably in their mathematical and computational framework, most share two fundamental characteristics. First, they treat sediment accumulation as a stochastic process where accumulation rate is allowed to vary randomly and considerably throughout a stratigraphic section. Second, they use this stochastic </w:t>
      </w:r>
      <w:r>
        <w:lastRenderedPageBreak/>
        <w:t xml:space="preserve">sedimentation accumulation model in tandem with discrete point-estimates likelihoods of numerical age, usually in the form of radioisotopic dates (e.g., </w:t>
      </w:r>
      <w:r>
        <w:rPr>
          <w:vertAlign w:val="superscript"/>
        </w:rPr>
        <w:t>40</w:t>
      </w:r>
      <w:r>
        <w:t>Ar/</w:t>
      </w:r>
      <w:r>
        <w:rPr>
          <w:vertAlign w:val="superscript"/>
        </w:rPr>
        <w:t>39</w:t>
      </w:r>
      <w:r>
        <w:t xml:space="preserve">Ar, U-Pb, </w:t>
      </w:r>
      <w:r>
        <w:rPr>
          <w:vertAlign w:val="superscript"/>
        </w:rPr>
        <w:t>14</w:t>
      </w:r>
      <w:r>
        <w:t>C), as the basis for chronology construction. This leads to “dates-only” chronologies with widely variable uncertainties (</w:t>
      </w:r>
      <w:proofErr w:type="spellStart"/>
      <w:r>
        <w:t>Trachsel</w:t>
      </w:r>
      <w:proofErr w:type="spellEnd"/>
      <w:r>
        <w:t xml:space="preserve"> and Telford, 2017; Telford et al., 2004; De </w:t>
      </w:r>
      <w:proofErr w:type="spellStart"/>
      <w:r>
        <w:t>Vleeschouwer</w:t>
      </w:r>
      <w:proofErr w:type="spellEnd"/>
      <w:r>
        <w:t xml:space="preserve"> and Parnell, 2014) that are largely a function of data density. That is, modeled age errors are lower in areas where there are more point-estimate age determinations, and age errors are higher in areas with less data, leading to “sausage” shaped uncertainty envelopes (De </w:t>
      </w:r>
      <w:proofErr w:type="spellStart"/>
      <w:r>
        <w:t>Vleeschouwer</w:t>
      </w:r>
      <w:proofErr w:type="spellEnd"/>
      <w:r>
        <w:t xml:space="preserve"> and Parnell, 2014).</w:t>
      </w:r>
    </w:p>
    <w:p w14:paraId="00E05F05" w14:textId="050FDCFB" w:rsidR="00B96DAA" w:rsidRDefault="00000000">
      <w:pPr>
        <w:pStyle w:val="BodyText"/>
      </w:pPr>
      <w:r>
        <w:t xml:space="preserve">Previous Bayesian approaches for linking </w:t>
      </w:r>
      <w:proofErr w:type="spellStart"/>
      <w:r>
        <w:t>astrochronology</w:t>
      </w:r>
      <w:proofErr w:type="spellEnd"/>
      <w:r>
        <w:t xml:space="preserve"> and radioisotopic dates have either (1) solely focused on improving the ages of </w:t>
      </w:r>
      <w:proofErr w:type="spellStart"/>
      <w:r>
        <w:t>radioisotopically</w:t>
      </w:r>
      <w:proofErr w:type="spellEnd"/>
      <w:r>
        <w:t xml:space="preserve"> dated horizons using </w:t>
      </w:r>
      <w:proofErr w:type="spellStart"/>
      <w:r>
        <w:t>astrochronology</w:t>
      </w:r>
      <w:proofErr w:type="spellEnd"/>
      <w:r>
        <w:t xml:space="preserve"> (Meyers et al., 2012) or (2) relied </w:t>
      </w:r>
      <w:ins w:id="187" w:author="STEPHEN R MEYERS" w:date="2023-07-20T11:55:00Z">
        <w:r w:rsidR="006D75C8">
          <w:t xml:space="preserve">on </w:t>
        </w:r>
      </w:ins>
      <w:r>
        <w:t xml:space="preserve">post-hoc comparisons of computed </w:t>
      </w:r>
      <w:proofErr w:type="spellStart"/>
      <w:r>
        <w:t>astrochronologic</w:t>
      </w:r>
      <w:proofErr w:type="spellEnd"/>
      <w:r>
        <w:t xml:space="preserve"> and radioisotopic durations to accept or reject accumulation models in the Markov chain Monte Carlo process (De </w:t>
      </w:r>
      <w:proofErr w:type="spellStart"/>
      <w:r>
        <w:t>Vleeschouwer</w:t>
      </w:r>
      <w:proofErr w:type="spellEnd"/>
      <w:r>
        <w:t xml:space="preserve"> and Parnell, 2014) or (3)</w:t>
      </w:r>
      <w:del w:id="188" w:author="STEPHEN R MEYERS" w:date="2023-07-20T11:56:00Z">
        <w:r w:rsidDel="006D75C8">
          <w:delText xml:space="preserve"> by</w:delText>
        </w:r>
      </w:del>
      <w:r>
        <w:t xml:space="preserve"> “transformed” </w:t>
      </w:r>
      <w:proofErr w:type="spellStart"/>
      <w:r>
        <w:t>astrochronologic</w:t>
      </w:r>
      <w:proofErr w:type="spellEnd"/>
      <w:r>
        <w:t xml:space="preserve"> durations into age likelihoods via anchoring to other </w:t>
      </w:r>
      <w:proofErr w:type="spellStart"/>
      <w:r>
        <w:t>radioisotopically</w:t>
      </w:r>
      <w:proofErr w:type="spellEnd"/>
      <w:r>
        <w:t xml:space="preserve"> dated horizons (Harrigan et al., 2021). Meyers et al. (2012) modified the Bayesian “stacked bed” algorithm of Buck et al. (1991) to incorporate known </w:t>
      </w:r>
      <w:proofErr w:type="spellStart"/>
      <w:r>
        <w:t>astrochronologic</w:t>
      </w:r>
      <w:proofErr w:type="spellEnd"/>
      <w:r>
        <w:t xml:space="preserve"> durations between dated horizons, allowing for the improvement of Cretaceous radioisotopic age estimates using </w:t>
      </w:r>
      <w:proofErr w:type="spellStart"/>
      <w:r>
        <w:t>astrochronology</w:t>
      </w:r>
      <w:proofErr w:type="spellEnd"/>
      <w:r>
        <w:t xml:space="preserve">, and the age of the Cenomanian/Turonian boundary; </w:t>
      </w:r>
      <w:proofErr w:type="gramStart"/>
      <w:r>
        <w:t>however</w:t>
      </w:r>
      <w:proofErr w:type="gramEnd"/>
      <w:r>
        <w:t xml:space="preserve"> their approach did not explicitly model posterior age estimates for intervening strata in the Bayesian inversion. De </w:t>
      </w:r>
      <w:proofErr w:type="spellStart"/>
      <w:r>
        <w:t>Vleeschouwer</w:t>
      </w:r>
      <w:proofErr w:type="spellEnd"/>
      <w:r>
        <w:t xml:space="preserve"> and Parnell (2014) recalibrated the Devonian time scale and calculated new stage boundaries using a two-step process. First the authors generated a continuous Bayesian age-depth model using the </w:t>
      </w:r>
      <w:r>
        <w:rPr>
          <w:rStyle w:val="VerbatimChar"/>
        </w:rPr>
        <w:t>Bchron</w:t>
      </w:r>
      <w:r>
        <w:t xml:space="preserve"> </w:t>
      </w:r>
      <w:r>
        <w:rPr>
          <w:rStyle w:val="VerbatimChar"/>
        </w:rPr>
        <w:t>R</w:t>
      </w:r>
      <w:r>
        <w:t xml:space="preserve"> package (Haslett and Parnell, 2008) and the performed a post-hoc rejection of model iterations that violated previously derived </w:t>
      </w:r>
      <w:proofErr w:type="spellStart"/>
      <w:r>
        <w:t>astrochronologic</w:t>
      </w:r>
      <w:proofErr w:type="spellEnd"/>
      <w:r>
        <w:t xml:space="preserve"> stage durations. While these results are consistent with both data types the two step processes </w:t>
      </w:r>
      <w:proofErr w:type="gramStart"/>
      <w:r>
        <w:t>does</w:t>
      </w:r>
      <w:proofErr w:type="gramEnd"/>
      <w:r>
        <w:t xml:space="preserve"> not fully </w:t>
      </w:r>
      <w:r>
        <w:lastRenderedPageBreak/>
        <w:t xml:space="preserve">integrate and leverage </w:t>
      </w:r>
      <w:proofErr w:type="spellStart"/>
      <w:r>
        <w:t>astrochronology</w:t>
      </w:r>
      <w:proofErr w:type="spellEnd"/>
      <w:r>
        <w:t xml:space="preserve"> in the age-model construction. Harrigan et al. (2021) further refined the Devonian timescale by using a modified version of </w:t>
      </w:r>
      <w:r>
        <w:rPr>
          <w:rStyle w:val="VerbatimChar"/>
        </w:rPr>
        <w:t>Bchron</w:t>
      </w:r>
      <w:r>
        <w:t xml:space="preserve"> (Trayler et al., 2020). The authors used a Monte Carlo approach to convert </w:t>
      </w:r>
      <w:proofErr w:type="spellStart"/>
      <w:r>
        <w:t>astrochronology</w:t>
      </w:r>
      <w:proofErr w:type="spellEnd"/>
      <w:r>
        <w:t xml:space="preserve"> derived durations into stage boundary ages which were then included as inputs along-side radioisotopic dates for Bayesian modeling. Each of these methods requires external processing and interpretation of </w:t>
      </w:r>
      <w:proofErr w:type="spellStart"/>
      <w:r>
        <w:t>astrochronologic</w:t>
      </w:r>
      <w:proofErr w:type="spellEnd"/>
      <w:r>
        <w:t xml:space="preserve"> data, either to derive durations or to transform them into a form (i.e., age ± uncertainty) that is amenable to inclusion into existing models. In this study we present a new approach designated </w:t>
      </w:r>
      <w:proofErr w:type="spellStart"/>
      <w:r>
        <w:t>astroBayes</w:t>
      </w:r>
      <w:proofErr w:type="spellEnd"/>
      <w:r>
        <w:t xml:space="preserve">, which fully leverages the advantages of radioisotopic ages and </w:t>
      </w:r>
      <w:proofErr w:type="spellStart"/>
      <w:r>
        <w:t>astrochronology</w:t>
      </w:r>
      <w:proofErr w:type="spellEnd"/>
      <w:r>
        <w:t>, by explicitly including both in the Bayesian inversion.</w:t>
      </w:r>
    </w:p>
    <w:p w14:paraId="3AA9FB03" w14:textId="77777777" w:rsidR="00B96DAA" w:rsidRDefault="00000000" w:rsidP="00EA0317">
      <w:pPr>
        <w:pStyle w:val="Heading1"/>
      </w:pPr>
      <w:bookmarkStart w:id="189" w:name="methods"/>
      <w:bookmarkEnd w:id="54"/>
      <w:bookmarkEnd w:id="186"/>
      <w:r>
        <w:t>Methods</w:t>
      </w:r>
    </w:p>
    <w:p w14:paraId="260F84C6" w14:textId="77777777" w:rsidR="00B96DAA" w:rsidRDefault="00000000">
      <w:pPr>
        <w:pStyle w:val="Heading2"/>
      </w:pPr>
      <w:bookmarkStart w:id="190" w:name="model-construction"/>
      <w:r>
        <w:t>Model Construction</w:t>
      </w:r>
    </w:p>
    <w:p w14:paraId="3C656756" w14:textId="07615A1A" w:rsidR="00B96DAA" w:rsidRDefault="008C21B4" w:rsidP="008C21B4">
      <w:pPr>
        <w:pStyle w:val="CaptionedFigure"/>
        <w:jc w:val="center"/>
      </w:pPr>
      <w:r>
        <w:rPr>
          <w:noProof/>
        </w:rPr>
        <w:drawing>
          <wp:inline distT="0" distB="0" distL="0" distR="0" wp14:anchorId="3CCA4A2C" wp14:editId="4031F02F">
            <wp:extent cx="3886200" cy="3657600"/>
            <wp:effectExtent l="0" t="0" r="0" b="0"/>
            <wp:docPr id="175970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06447" name="Picture 1759706447"/>
                    <pic:cNvPicPr/>
                  </pic:nvPicPr>
                  <pic:blipFill>
                    <a:blip r:embed="rId7">
                      <a:extLst>
                        <a:ext uri="{28A0092B-C50C-407E-A947-70E740481C1C}">
                          <a14:useLocalDpi xmlns:a14="http://schemas.microsoft.com/office/drawing/2010/main" val="0"/>
                        </a:ext>
                      </a:extLst>
                    </a:blip>
                    <a:stretch>
                      <a:fillRect/>
                    </a:stretch>
                  </pic:blipFill>
                  <pic:spPr>
                    <a:xfrm>
                      <a:off x="0" y="0"/>
                      <a:ext cx="3886200" cy="3657600"/>
                    </a:xfrm>
                    <a:prstGeom prst="rect">
                      <a:avLst/>
                    </a:prstGeom>
                  </pic:spPr>
                </pic:pic>
              </a:graphicData>
            </a:graphic>
          </wp:inline>
        </w:drawing>
      </w:r>
    </w:p>
    <w:p w14:paraId="193A2C0E" w14:textId="77777777" w:rsidR="00B96DAA" w:rsidRDefault="00000000">
      <w:pPr>
        <w:pStyle w:val="ImageCaption"/>
      </w:pPr>
      <w:r>
        <w:t>Figure 1: Schematic of model parameters.</w:t>
      </w:r>
    </w:p>
    <w:p w14:paraId="67B8D872" w14:textId="77777777" w:rsidR="00B96DAA" w:rsidRDefault="00000000">
      <w:pPr>
        <w:pStyle w:val="BodyText"/>
      </w:pPr>
      <w:r>
        <w:lastRenderedPageBreak/>
        <w:t xml:space="preserve">The inputs for </w:t>
      </w:r>
      <w:proofErr w:type="spellStart"/>
      <w:r>
        <w:rPr>
          <w:rStyle w:val="VerbatimChar"/>
        </w:rPr>
        <w:t>astroBayes</w:t>
      </w:r>
      <w:proofErr w:type="spellEnd"/>
      <w:r>
        <w:t xml:space="preserve"> consists of measurements of </w:t>
      </w:r>
      <w:proofErr w:type="gramStart"/>
      <w:r>
        <w:t>an</w:t>
      </w:r>
      <w:proofErr w:type="gramEnd"/>
      <w:r>
        <w:t xml:space="preserve"> </w:t>
      </w:r>
      <w:proofErr w:type="spellStart"/>
      <w:r>
        <w:t>cyclostratigraphic</w:t>
      </w:r>
      <w:proofErr w:type="spellEnd"/>
      <w:r>
        <w:t xml:space="preserve"> record (</w:t>
      </w:r>
      <w:r>
        <w:rPr>
          <w:i/>
          <w:iCs/>
        </w:rPr>
        <w:t>data</w:t>
      </w:r>
      <w:r>
        <w:t>) (e.g., δ</w:t>
      </w:r>
      <w:r>
        <w:rPr>
          <w:vertAlign w:val="superscript"/>
        </w:rPr>
        <w:t>18</w:t>
      </w:r>
      <w:r>
        <w:t>O, XRF scans, core resistivity, etc.), and a set of radioisotopic dates (</w:t>
      </w:r>
      <w:r>
        <w:rPr>
          <w:i/>
          <w:iCs/>
        </w:rPr>
        <w:t>dates</w:t>
      </w:r>
      <w:r>
        <w:t xml:space="preserve">) that share a common stratigraphic scale. Developing an age-depth model from these records requires 1) a likelihood function that reflects the probability of both data types, 2) a common set of model parameters to be estimated, and 3) in the case of continuous age-depth modeling, a model that reflects the best approximation of sediment accumulation. We focus on estimating the probability of sedimentation rate as the basis for the </w:t>
      </w:r>
      <w:proofErr w:type="spellStart"/>
      <w:r>
        <w:rPr>
          <w:rStyle w:val="VerbatimChar"/>
        </w:rPr>
        <w:t>astroBayes</w:t>
      </w:r>
      <w:proofErr w:type="spellEnd"/>
      <w:r>
        <w:t xml:space="preserve"> age-depth model. Since sedimentation rate is expressed as depth-per-time (e.g., m/Ma, cm/</w:t>
      </w:r>
      <w:proofErr w:type="spellStart"/>
      <w:r>
        <w:t>ky</w:t>
      </w:r>
      <w:proofErr w:type="spellEnd"/>
      <w:r>
        <w:t>) it directly links stratigraphic position to relative age to create floating age models, and when combined with radioisotopic dates, generates models anchored in numerical time.</w:t>
      </w:r>
    </w:p>
    <w:p w14:paraId="39547291" w14:textId="0A1DEBE6" w:rsidR="00B96DAA" w:rsidRDefault="00000000">
      <w:pPr>
        <w:pStyle w:val="BodyText"/>
      </w:pPr>
      <w:r>
        <w:t>Existing Bayesian age-depth modeling approaches approximate sedimentation as a relatively large number of piecewise linear segments. Sedimentation rate can vary substantially between segments, leading to the “sausage-shaped” uncertainty envelopes that characterize these models (</w:t>
      </w:r>
      <w:proofErr w:type="spellStart"/>
      <w:r>
        <w:t>Trachsel</w:t>
      </w:r>
      <w:proofErr w:type="spellEnd"/>
      <w:r>
        <w:t xml:space="preserve"> and Telford, 2017; De </w:t>
      </w:r>
      <w:proofErr w:type="spellStart"/>
      <w:r>
        <w:t>Vleeschouwer</w:t>
      </w:r>
      <w:proofErr w:type="spellEnd"/>
      <w:r>
        <w:t xml:space="preserve"> and Parnell, 2014; Parnell et al., 2011). However, this model of sedimentation is not ideal for the construction of </w:t>
      </w:r>
      <w:proofErr w:type="spellStart"/>
      <w:r>
        <w:t>astrochronologies</w:t>
      </w:r>
      <w:proofErr w:type="spellEnd"/>
      <w:r>
        <w:t xml:space="preserve">, as fluctuations in sedimentation rate be constrained by preserved astronomical frequencies as spatial stretching or compression of the preserved rhythm. We adopt a sedimentation model with a small number (&lt; 10) of layers of consistent sedimentation rate, following a common </w:t>
      </w:r>
      <w:proofErr w:type="spellStart"/>
      <w:r>
        <w:t>astrochro</w:t>
      </w:r>
      <w:ins w:id="191" w:author="STEPHEN R MEYERS" w:date="2023-07-20T11:37:00Z">
        <w:r w:rsidR="00380E15">
          <w:t>no</w:t>
        </w:r>
      </w:ins>
      <w:r>
        <w:t>logic</w:t>
      </w:r>
      <w:proofErr w:type="spellEnd"/>
      <w:r>
        <w:t xml:space="preserve"> approach of minimizing fine-scale fluctuations in sedimentation rate (Muller and MacDonald, 2002; </w:t>
      </w:r>
      <w:proofErr w:type="spellStart"/>
      <w:r>
        <w:t>Malinverno</w:t>
      </w:r>
      <w:proofErr w:type="spellEnd"/>
      <w:r>
        <w:t xml:space="preserve"> et al., 2010). However, the general approach can be adapted to include any number of layers.</w:t>
      </w:r>
    </w:p>
    <w:p w14:paraId="77BC06C1" w14:textId="6FA3AD43" w:rsidR="00B96DAA" w:rsidRDefault="00000000">
      <w:pPr>
        <w:pStyle w:val="BodyText"/>
      </w:pPr>
      <w:proofErr w:type="spellStart"/>
      <w:r>
        <w:t>Malinverno</w:t>
      </w:r>
      <w:proofErr w:type="spellEnd"/>
      <w:r>
        <w:t xml:space="preserve"> et al. (2010) presented a simple sedimentation model appropriate for astronomical tuning of sedimentary records and we use their framework as the starting basis for the joint inversion. The sedimentation model consists of two sets of parameters. The first is a </w:t>
      </w:r>
      <w:r>
        <w:lastRenderedPageBreak/>
        <w:t>vector of sedimentation rates (</w:t>
      </w:r>
      <w:r>
        <w:rPr>
          <w:i/>
          <w:iCs/>
        </w:rPr>
        <w:t>r</w:t>
      </w:r>
      <w:r>
        <w:t>), and stratigraphic boundary positions (</w:t>
      </w:r>
      <w:r>
        <w:rPr>
          <w:i/>
          <w:iCs/>
        </w:rPr>
        <w:t>z</w:t>
      </w:r>
      <w:r>
        <w:t>) that define regions (“layers”) of constant sedimentation (Figure 1A). For example, the model shown in Figure 1A has 11 parameters, five sedimentation rates (</w:t>
      </w:r>
      <w:r>
        <w:rPr>
          <w:i/>
          <w:iCs/>
        </w:rPr>
        <w:t>r</w:t>
      </w:r>
      <w:r>
        <w:rPr>
          <w:i/>
          <w:iCs/>
          <w:vertAlign w:val="subscript"/>
        </w:rPr>
        <w:t>1</w:t>
      </w:r>
      <w:r>
        <w:t xml:space="preserve"> – </w:t>
      </w:r>
      <w:proofErr w:type="spellStart"/>
      <w:r>
        <w:rPr>
          <w:i/>
          <w:iCs/>
        </w:rPr>
        <w:t>r</w:t>
      </w:r>
      <w:r>
        <w:rPr>
          <w:i/>
          <w:iCs/>
          <w:vertAlign w:val="subscript"/>
        </w:rPr>
        <w:t>i</w:t>
      </w:r>
      <w:proofErr w:type="spellEnd"/>
      <w:r>
        <w:t xml:space="preserve">) and </w:t>
      </w:r>
      <w:proofErr w:type="gramStart"/>
      <w:r>
        <w:t>six layer</w:t>
      </w:r>
      <w:proofErr w:type="gramEnd"/>
      <w:r>
        <w:t xml:space="preserve"> boundaries (</w:t>
      </w:r>
      <w:r>
        <w:rPr>
          <w:i/>
          <w:iCs/>
        </w:rPr>
        <w:t>z</w:t>
      </w:r>
      <w:r>
        <w:rPr>
          <w:i/>
          <w:iCs/>
          <w:vertAlign w:val="subscript"/>
        </w:rPr>
        <w:t>1</w:t>
      </w:r>
      <w:r>
        <w:t xml:space="preserve"> – </w:t>
      </w:r>
      <w:r>
        <w:rPr>
          <w:i/>
          <w:iCs/>
        </w:rPr>
        <w:t>z</w:t>
      </w:r>
      <w:r>
        <w:rPr>
          <w:i/>
          <w:iCs/>
          <w:vertAlign w:val="subscript"/>
        </w:rPr>
        <w:t>i</w:t>
      </w:r>
      <w:r>
        <w:t>). This model formulation allows step changes in sedimentation rate at layer boundaries (</w:t>
      </w:r>
      <w:r>
        <w:rPr>
          <w:i/>
          <w:iCs/>
        </w:rPr>
        <w:t>z</w:t>
      </w:r>
      <w:r>
        <w:t>) but otherwise holds sedimentation rate (</w:t>
      </w:r>
      <w:r>
        <w:rPr>
          <w:i/>
          <w:iCs/>
        </w:rPr>
        <w:t>r</w:t>
      </w:r>
      <w:r>
        <w:t>) constant within each layer.</w:t>
      </w:r>
    </w:p>
    <w:p w14:paraId="035C1167" w14:textId="3E5668FE" w:rsidR="00B96DAA" w:rsidRDefault="00000000">
      <w:pPr>
        <w:pStyle w:val="BodyText"/>
      </w:pPr>
      <w:r>
        <w:t xml:space="preserve">The selection of layer boundary position is informed by detailed investigation of the </w:t>
      </w:r>
      <w:proofErr w:type="spellStart"/>
      <w:r>
        <w:t>cycostratigraphic</w:t>
      </w:r>
      <w:proofErr w:type="spellEnd"/>
      <w:r>
        <w:t xml:space="preserve"> data. Evolutive harmonic analysis (EHA) is a time-frequency method that can identify changes in accumulation rate by tracking the apparent spatial drift of astronomical frequencies. Expressed as cycles/depth, high amplitude cycles may “drift” towards higher or lower spatial frequencies throughout the stratigraphic record. Assuming these frequencies reflect relatively stable astronomical cycles, the most likely explanation of those shifts is therefore stratigraphic changes in sedimentation rate (Meyers et al., 2001). We visually inspected EHA plots to develop a </w:t>
      </w:r>
      <w:proofErr w:type="gramStart"/>
      <w:r>
        <w:t>simple sedimentation models</w:t>
      </w:r>
      <w:proofErr w:type="gramEnd"/>
      <w:r>
        <w:t xml:space="preserve"> (e.g., Figure 1B) for our testing data sets. We chose layer boundary positions (z</w:t>
      </w:r>
      <w:r>
        <w:rPr>
          <w:vertAlign w:val="subscript"/>
        </w:rPr>
        <w:t>1</w:t>
      </w:r>
      <w:r>
        <w:t xml:space="preserve"> – z</w:t>
      </w:r>
      <w:r>
        <w:rPr>
          <w:vertAlign w:val="subscript"/>
        </w:rPr>
        <w:t>i</w:t>
      </w:r>
      <w:r>
        <w:t xml:space="preserve">) by identifying regions with visually stable spatial frequencies (see Figure 2). We allow these boundary positions to vary randomly (within a specified stratigraphic range) to account for the stratigraphic uncertainties in boundary position, </w:t>
      </w:r>
      <w:proofErr w:type="gramStart"/>
      <w:r>
        <w:t>similar to</w:t>
      </w:r>
      <w:proofErr w:type="gramEnd"/>
      <w:r>
        <w:t xml:space="preserve"> the approach of </w:t>
      </w:r>
      <w:proofErr w:type="spellStart"/>
      <w:r>
        <w:t>Malinverno</w:t>
      </w:r>
      <w:proofErr w:type="spellEnd"/>
      <w:r>
        <w:t xml:space="preserve"> et al. (2010).</w:t>
      </w:r>
    </w:p>
    <w:p w14:paraId="7E14567C" w14:textId="231F91C7" w:rsidR="00B96DAA" w:rsidRDefault="00000000">
      <w:pPr>
        <w:pStyle w:val="BodyText"/>
      </w:pPr>
      <w:r>
        <w:t xml:space="preserve">Together </w:t>
      </w:r>
      <w:r>
        <w:rPr>
          <w:i/>
          <w:iCs/>
        </w:rPr>
        <w:t>r</w:t>
      </w:r>
      <w:r>
        <w:t xml:space="preserve"> and </w:t>
      </w:r>
      <w:r>
        <w:rPr>
          <w:i/>
          <w:iCs/>
        </w:rPr>
        <w:t>z</w:t>
      </w:r>
      <w:r>
        <w:t xml:space="preserve"> can also be transformed to create an age-depth model consisting of piecewise linear segments that form a floating age-depth model (Figure 1B). This floating model can be anchored in numerical time by adding a constant age (</w:t>
      </w:r>
      <w:r>
        <w:rPr>
          <w:i/>
          <w:iCs/>
        </w:rPr>
        <w:t>a</w:t>
      </w:r>
      <w:r>
        <w:t>) to the floating model at every stratigraphic position. Optionally, sedimentary hiatuses can also be included in the model in a similar manner by adding the duration of a hiatus (</w:t>
      </w:r>
      <w:r>
        <w:rPr>
          <w:i/>
          <w:iCs/>
        </w:rPr>
        <w:t>h</w:t>
      </w:r>
      <w:r>
        <w:t>) at any of the layer boundary positions to the all the points below the stratigraphic position of the hiatus.</w:t>
      </w:r>
    </w:p>
    <w:p w14:paraId="6D46CA7B" w14:textId="77777777" w:rsidR="00B96DAA" w:rsidRDefault="00000000">
      <w:pPr>
        <w:pStyle w:val="TableCaption"/>
      </w:pPr>
      <w:bookmarkStart w:id="192" w:name="tbl:parameters"/>
      <w:r>
        <w:lastRenderedPageBreak/>
        <w:t>Table 1: explanation of model parameters.</w:t>
      </w:r>
    </w:p>
    <w:tbl>
      <w:tblPr>
        <w:tblStyle w:val="Table"/>
        <w:tblW w:w="9606" w:type="dxa"/>
        <w:tblLook w:val="0020" w:firstRow="1" w:lastRow="0" w:firstColumn="0" w:lastColumn="0" w:noHBand="0" w:noVBand="0"/>
      </w:tblPr>
      <w:tblGrid>
        <w:gridCol w:w="2376"/>
        <w:gridCol w:w="7230"/>
      </w:tblGrid>
      <w:tr w:rsidR="00B96DAA" w14:paraId="697B93FF" w14:textId="77777777" w:rsidTr="001C7F0D">
        <w:trPr>
          <w:tblHeader/>
        </w:trPr>
        <w:tc>
          <w:tcPr>
            <w:tcW w:w="2376" w:type="dxa"/>
            <w:tcBorders>
              <w:top w:val="single" w:sz="4" w:space="0" w:color="auto"/>
              <w:bottom w:val="single" w:sz="4" w:space="0" w:color="auto"/>
            </w:tcBorders>
          </w:tcPr>
          <w:p w14:paraId="4FD2BF0D" w14:textId="77777777" w:rsidR="00B96DAA" w:rsidRDefault="00000000">
            <w:pPr>
              <w:pStyle w:val="Compact"/>
              <w:jc w:val="center"/>
            </w:pPr>
            <w:r>
              <w:t>parameter</w:t>
            </w:r>
          </w:p>
        </w:tc>
        <w:tc>
          <w:tcPr>
            <w:tcW w:w="7230" w:type="dxa"/>
            <w:tcBorders>
              <w:top w:val="single" w:sz="4" w:space="0" w:color="auto"/>
              <w:bottom w:val="single" w:sz="4" w:space="0" w:color="auto"/>
            </w:tcBorders>
          </w:tcPr>
          <w:p w14:paraId="62F844FD" w14:textId="77777777" w:rsidR="00B96DAA" w:rsidRDefault="00000000">
            <w:pPr>
              <w:pStyle w:val="Compact"/>
              <w:jc w:val="left"/>
            </w:pPr>
            <w:r>
              <w:t>explanation</w:t>
            </w:r>
          </w:p>
        </w:tc>
      </w:tr>
      <w:tr w:rsidR="00B96DAA" w14:paraId="69C6AECA" w14:textId="77777777" w:rsidTr="001C7F0D">
        <w:tc>
          <w:tcPr>
            <w:tcW w:w="2376" w:type="dxa"/>
            <w:tcBorders>
              <w:top w:val="single" w:sz="4" w:space="0" w:color="auto"/>
            </w:tcBorders>
          </w:tcPr>
          <w:p w14:paraId="44E981AA" w14:textId="77777777" w:rsidR="00B96DAA" w:rsidRDefault="00000000">
            <w:pPr>
              <w:pStyle w:val="Compact"/>
              <w:jc w:val="center"/>
            </w:pPr>
            <w:r>
              <w:rPr>
                <w:i/>
                <w:iCs/>
              </w:rPr>
              <w:t>r</w:t>
            </w:r>
          </w:p>
        </w:tc>
        <w:tc>
          <w:tcPr>
            <w:tcW w:w="7230" w:type="dxa"/>
            <w:tcBorders>
              <w:top w:val="single" w:sz="4" w:space="0" w:color="auto"/>
            </w:tcBorders>
          </w:tcPr>
          <w:p w14:paraId="4D204367" w14:textId="77777777" w:rsidR="00B96DAA" w:rsidRDefault="00000000">
            <w:pPr>
              <w:pStyle w:val="Compact"/>
              <w:jc w:val="left"/>
            </w:pPr>
            <w:r>
              <w:t>sedimentation rate (m/Ma)</w:t>
            </w:r>
          </w:p>
        </w:tc>
      </w:tr>
      <w:tr w:rsidR="00B96DAA" w14:paraId="427CB43A" w14:textId="77777777" w:rsidTr="001C7F0D">
        <w:tc>
          <w:tcPr>
            <w:tcW w:w="2376" w:type="dxa"/>
          </w:tcPr>
          <w:p w14:paraId="062C7C90" w14:textId="77777777" w:rsidR="00B96DAA" w:rsidRDefault="00000000">
            <w:pPr>
              <w:pStyle w:val="Compact"/>
              <w:jc w:val="center"/>
            </w:pPr>
            <w:r>
              <w:rPr>
                <w:i/>
                <w:iCs/>
              </w:rPr>
              <w:t>z</w:t>
            </w:r>
          </w:p>
        </w:tc>
        <w:tc>
          <w:tcPr>
            <w:tcW w:w="7230" w:type="dxa"/>
          </w:tcPr>
          <w:p w14:paraId="73B3597B" w14:textId="77777777" w:rsidR="00B96DAA" w:rsidRDefault="00000000">
            <w:pPr>
              <w:pStyle w:val="Compact"/>
              <w:jc w:val="left"/>
            </w:pPr>
            <w:r>
              <w:t>layer boundary positions (stratigraphic positions)</w:t>
            </w:r>
          </w:p>
        </w:tc>
      </w:tr>
      <w:tr w:rsidR="00B96DAA" w14:paraId="0271ECA9" w14:textId="77777777" w:rsidTr="001C7F0D">
        <w:tc>
          <w:tcPr>
            <w:tcW w:w="2376" w:type="dxa"/>
          </w:tcPr>
          <w:p w14:paraId="451AE82A" w14:textId="77777777" w:rsidR="00B96DAA" w:rsidRDefault="00000000">
            <w:pPr>
              <w:pStyle w:val="Compact"/>
              <w:jc w:val="center"/>
            </w:pPr>
            <w:r>
              <w:rPr>
                <w:i/>
                <w:iCs/>
              </w:rPr>
              <w:t>a</w:t>
            </w:r>
          </w:p>
        </w:tc>
        <w:tc>
          <w:tcPr>
            <w:tcW w:w="7230" w:type="dxa"/>
          </w:tcPr>
          <w:p w14:paraId="34497DF5" w14:textId="77777777" w:rsidR="00B96DAA" w:rsidRDefault="00000000">
            <w:pPr>
              <w:pStyle w:val="Compact"/>
              <w:jc w:val="left"/>
            </w:pPr>
            <w:r>
              <w:t>anchoring age (Ma)</w:t>
            </w:r>
          </w:p>
        </w:tc>
      </w:tr>
      <w:tr w:rsidR="00B96DAA" w14:paraId="3628D023" w14:textId="77777777" w:rsidTr="001C7F0D">
        <w:tc>
          <w:tcPr>
            <w:tcW w:w="2376" w:type="dxa"/>
          </w:tcPr>
          <w:p w14:paraId="6790BBE6" w14:textId="77777777" w:rsidR="00B96DAA" w:rsidRDefault="00000000">
            <w:pPr>
              <w:pStyle w:val="Compact"/>
              <w:jc w:val="center"/>
            </w:pPr>
            <w:r>
              <w:rPr>
                <w:i/>
                <w:iCs/>
              </w:rPr>
              <w:t>D</w:t>
            </w:r>
          </w:p>
        </w:tc>
        <w:tc>
          <w:tcPr>
            <w:tcW w:w="7230" w:type="dxa"/>
          </w:tcPr>
          <w:p w14:paraId="368562B7" w14:textId="77777777" w:rsidR="00B96DAA" w:rsidRDefault="00000000">
            <w:pPr>
              <w:pStyle w:val="Compact"/>
              <w:jc w:val="left"/>
            </w:pPr>
            <w:r>
              <w:t xml:space="preserve">depth (stratigraphic positions; transformation of </w:t>
            </w:r>
            <w:r>
              <w:rPr>
                <w:i/>
                <w:iCs/>
              </w:rPr>
              <w:t>z</w:t>
            </w:r>
            <w:r>
              <w:t>)</w:t>
            </w:r>
          </w:p>
        </w:tc>
      </w:tr>
      <w:tr w:rsidR="00B96DAA" w14:paraId="476C0167" w14:textId="77777777" w:rsidTr="001C7F0D">
        <w:tc>
          <w:tcPr>
            <w:tcW w:w="2376" w:type="dxa"/>
          </w:tcPr>
          <w:p w14:paraId="56C59765" w14:textId="77777777" w:rsidR="00B96DAA" w:rsidRDefault="00000000">
            <w:pPr>
              <w:pStyle w:val="Compact"/>
              <w:jc w:val="center"/>
            </w:pPr>
            <w:r>
              <w:rPr>
                <w:i/>
                <w:iCs/>
              </w:rPr>
              <w:t>h</w:t>
            </w:r>
          </w:p>
        </w:tc>
        <w:tc>
          <w:tcPr>
            <w:tcW w:w="7230" w:type="dxa"/>
          </w:tcPr>
          <w:p w14:paraId="754DDEDF" w14:textId="77777777" w:rsidR="00B96DAA" w:rsidRDefault="00000000">
            <w:pPr>
              <w:pStyle w:val="Compact"/>
              <w:jc w:val="left"/>
            </w:pPr>
            <w:r>
              <w:t>hiatus duration (Ma)</w:t>
            </w:r>
          </w:p>
        </w:tc>
      </w:tr>
      <w:tr w:rsidR="00B96DAA" w14:paraId="352B6EE4" w14:textId="77777777" w:rsidTr="001C7F0D">
        <w:tc>
          <w:tcPr>
            <w:tcW w:w="2376" w:type="dxa"/>
          </w:tcPr>
          <w:p w14:paraId="157EB7F1" w14:textId="77777777" w:rsidR="00B96DAA" w:rsidRDefault="00000000">
            <w:pPr>
              <w:pStyle w:val="Compact"/>
              <w:jc w:val="center"/>
            </w:pPr>
            <w:r>
              <w:rPr>
                <w:i/>
                <w:iCs/>
              </w:rPr>
              <w:t>T</w:t>
            </w:r>
          </w:p>
        </w:tc>
        <w:tc>
          <w:tcPr>
            <w:tcW w:w="7230" w:type="dxa"/>
          </w:tcPr>
          <w:p w14:paraId="39636521" w14:textId="77777777" w:rsidR="00B96DAA" w:rsidRDefault="00000000">
            <w:pPr>
              <w:pStyle w:val="Compact"/>
              <w:jc w:val="left"/>
            </w:pPr>
            <w:r>
              <w:t xml:space="preserve">age (Ma; transformation of </w:t>
            </w:r>
            <w:r>
              <w:rPr>
                <w:i/>
                <w:iCs/>
              </w:rPr>
              <w:t>r</w:t>
            </w:r>
            <w:r>
              <w:t xml:space="preserve"> and </w:t>
            </w:r>
            <w:r>
              <w:rPr>
                <w:i/>
                <w:iCs/>
              </w:rPr>
              <w:t>z</w:t>
            </w:r>
            <w:r>
              <w:t>)</w:t>
            </w:r>
          </w:p>
        </w:tc>
      </w:tr>
      <w:tr w:rsidR="00B96DAA" w14:paraId="46D60607" w14:textId="77777777" w:rsidTr="001C7F0D">
        <w:tc>
          <w:tcPr>
            <w:tcW w:w="2376" w:type="dxa"/>
          </w:tcPr>
          <w:p w14:paraId="5E49FABE" w14:textId="77777777" w:rsidR="00B96DAA" w:rsidRDefault="00000000">
            <w:pPr>
              <w:pStyle w:val="Compact"/>
              <w:jc w:val="center"/>
            </w:pPr>
            <w:r>
              <w:rPr>
                <w:i/>
                <w:iCs/>
              </w:rPr>
              <w:t>f</w:t>
            </w:r>
          </w:p>
        </w:tc>
        <w:tc>
          <w:tcPr>
            <w:tcW w:w="7230" w:type="dxa"/>
          </w:tcPr>
          <w:p w14:paraId="572523AA" w14:textId="77777777" w:rsidR="00B96DAA" w:rsidRDefault="00000000">
            <w:pPr>
              <w:pStyle w:val="Compact"/>
              <w:jc w:val="left"/>
            </w:pPr>
            <w:r>
              <w:t>orbital tuning frequencies (cycles/Ma)</w:t>
            </w:r>
          </w:p>
        </w:tc>
      </w:tr>
      <w:tr w:rsidR="00B96DAA" w14:paraId="0F8EDC39" w14:textId="77777777" w:rsidTr="001C7F0D">
        <w:tc>
          <w:tcPr>
            <w:tcW w:w="2376" w:type="dxa"/>
          </w:tcPr>
          <w:p w14:paraId="1BB20925" w14:textId="77777777" w:rsidR="00B96DAA" w:rsidRDefault="00000000">
            <w:pPr>
              <w:pStyle w:val="Compact"/>
              <w:jc w:val="center"/>
            </w:pPr>
            <w:r>
              <w:rPr>
                <w:i/>
                <w:iCs/>
              </w:rPr>
              <w:t>data</w:t>
            </w:r>
          </w:p>
        </w:tc>
        <w:tc>
          <w:tcPr>
            <w:tcW w:w="7230" w:type="dxa"/>
          </w:tcPr>
          <w:p w14:paraId="181598AD" w14:textId="77777777" w:rsidR="00B96DAA" w:rsidRDefault="00000000">
            <w:pPr>
              <w:pStyle w:val="Compact"/>
              <w:jc w:val="left"/>
            </w:pPr>
            <w:proofErr w:type="spellStart"/>
            <w:r>
              <w:t>astrochronologic</w:t>
            </w:r>
            <w:proofErr w:type="spellEnd"/>
            <w:r>
              <w:t xml:space="preserve"> data (value vs stratigraphic position)</w:t>
            </w:r>
          </w:p>
        </w:tc>
      </w:tr>
      <w:tr w:rsidR="00B96DAA" w14:paraId="18E197D8" w14:textId="77777777" w:rsidTr="001C7F0D">
        <w:tc>
          <w:tcPr>
            <w:tcW w:w="2376" w:type="dxa"/>
            <w:tcBorders>
              <w:bottom w:val="single" w:sz="4" w:space="0" w:color="auto"/>
            </w:tcBorders>
          </w:tcPr>
          <w:p w14:paraId="76A33319" w14:textId="77777777" w:rsidR="00B96DAA" w:rsidRDefault="00000000">
            <w:pPr>
              <w:pStyle w:val="Compact"/>
              <w:jc w:val="center"/>
            </w:pPr>
            <w:r>
              <w:rPr>
                <w:i/>
                <w:iCs/>
              </w:rPr>
              <w:t>dates</w:t>
            </w:r>
          </w:p>
        </w:tc>
        <w:tc>
          <w:tcPr>
            <w:tcW w:w="7230" w:type="dxa"/>
            <w:tcBorders>
              <w:bottom w:val="single" w:sz="4" w:space="0" w:color="auto"/>
            </w:tcBorders>
          </w:tcPr>
          <w:p w14:paraId="6DEC2F5B" w14:textId="77777777" w:rsidR="00B96DAA" w:rsidRDefault="00000000">
            <w:pPr>
              <w:pStyle w:val="Compact"/>
              <w:jc w:val="left"/>
            </w:pPr>
            <w:r>
              <w:t>radioisotopic dates (Ma)</w:t>
            </w:r>
          </w:p>
        </w:tc>
      </w:tr>
    </w:tbl>
    <w:p w14:paraId="218AEE98" w14:textId="77777777" w:rsidR="00B96DAA" w:rsidRDefault="00000000">
      <w:pPr>
        <w:pStyle w:val="Heading2"/>
      </w:pPr>
      <w:bookmarkStart w:id="193" w:name="probability-estimation"/>
      <w:bookmarkEnd w:id="190"/>
      <w:bookmarkEnd w:id="192"/>
      <w:r>
        <w:t>Probability Estimation</w:t>
      </w:r>
    </w:p>
    <w:p w14:paraId="69F00EBD" w14:textId="6A67762F" w:rsidR="00B96DAA" w:rsidRDefault="00000000">
      <w:pPr>
        <w:pStyle w:val="FirstParagraph"/>
      </w:pPr>
      <w:r>
        <w:t>Together the vectors of sedimentation rates (</w:t>
      </w:r>
      <w:r>
        <w:rPr>
          <w:i/>
          <w:iCs/>
        </w:rPr>
        <w:t>r</w:t>
      </w:r>
      <w:r>
        <w:t>), layer boundaries (</w:t>
      </w:r>
      <w:r>
        <w:rPr>
          <w:i/>
          <w:iCs/>
        </w:rPr>
        <w:t>z</w:t>
      </w:r>
      <w:r>
        <w:t>), and anchoring age (</w:t>
      </w:r>
      <w:r>
        <w:rPr>
          <w:i/>
          <w:iCs/>
        </w:rPr>
        <w:t>a</w:t>
      </w:r>
      <w:r>
        <w:t xml:space="preserve">) can be used to calculate an anchored </w:t>
      </w:r>
      <w:r>
        <w:rPr>
          <w:i/>
          <w:iCs/>
        </w:rPr>
        <w:t>age-depth model</w:t>
      </w:r>
      <w:r>
        <w:t xml:space="preserve"> that consists of a series of piecewise linear segments (Figure 1B). The slope (m/Ma) and length of these segments is controlled by the sedimentation rates (</w:t>
      </w:r>
      <w:r>
        <w:rPr>
          <w:i/>
          <w:iCs/>
        </w:rPr>
        <w:t>r</w:t>
      </w:r>
      <w:r>
        <w:t>) and layer boundary positions (</w:t>
      </w:r>
      <w:r>
        <w:rPr>
          <w:i/>
          <w:iCs/>
        </w:rPr>
        <w:t>z</w:t>
      </w:r>
      <w:r>
        <w:t>), while the numerical age is controlled by the anchoring constant (</w:t>
      </w:r>
      <w:r>
        <w:rPr>
          <w:i/>
          <w:iCs/>
        </w:rPr>
        <w:t>a</w:t>
      </w:r>
      <w:r>
        <w:t>). Hiatuses (</w:t>
      </w:r>
      <w:r>
        <w:rPr>
          <w:i/>
          <w:iCs/>
        </w:rPr>
        <w:t>h</w:t>
      </w:r>
      <w:r>
        <w:t>) at each layer boundary can offset the age-depth model in time. The anchored age-depth model now consists of a vector of stratigraphic positions (</w:t>
      </w:r>
      <w:r>
        <w:rPr>
          <w:i/>
          <w:iCs/>
        </w:rPr>
        <w:t>D</w:t>
      </w:r>
      <w:r>
        <w:t>) and a corresponding vector of ages (</w:t>
      </w:r>
      <w:r>
        <w:rPr>
          <w:i/>
          <w:iCs/>
        </w:rPr>
        <w:t>T</w:t>
      </w:r>
      <w:r>
        <w:t>) that relate stratigraphic position to numerical age. The probability of this age-depth model can be assessed by calculating the probability of the sedimentation rates (</w:t>
      </w:r>
      <w:r>
        <w:rPr>
          <w:i/>
          <w:iCs/>
        </w:rPr>
        <w:t>r</w:t>
      </w:r>
      <w:r>
        <w:t>) and anchoring constant (</w:t>
      </w:r>
      <w:r>
        <w:rPr>
          <w:i/>
          <w:iCs/>
        </w:rPr>
        <w:t>a</w:t>
      </w:r>
      <w:r>
        <w:t xml:space="preserve">) given an </w:t>
      </w:r>
      <w:proofErr w:type="spellStart"/>
      <w:r>
        <w:t>astrochronologic</w:t>
      </w:r>
      <w:proofErr w:type="spellEnd"/>
      <w:r>
        <w:t xml:space="preserve"> record (</w:t>
      </w:r>
      <w:r>
        <w:rPr>
          <w:i/>
          <w:iCs/>
        </w:rPr>
        <w:t>data</w:t>
      </w:r>
      <w:r>
        <w:t>) and a series of radioisotopic dates (</w:t>
      </w:r>
      <w:r>
        <w:rPr>
          <w:i/>
          <w:iCs/>
        </w:rPr>
        <w:t>dates</w:t>
      </w:r>
      <w:r>
        <w:t>).</w:t>
      </w:r>
    </w:p>
    <w:p w14:paraId="39725A7A" w14:textId="77777777" w:rsidR="00B96DAA" w:rsidRDefault="00000000">
      <w:pPr>
        <w:pStyle w:val="Heading3"/>
      </w:pPr>
      <w:bookmarkStart w:id="194" w:name="probability-of-an-astronomical-model"/>
      <w:r>
        <w:t>Probability of an Astronomical Model</w:t>
      </w:r>
    </w:p>
    <w:p w14:paraId="7305D0C9" w14:textId="77777777" w:rsidR="00B96DAA" w:rsidRDefault="00000000">
      <w:pPr>
        <w:pStyle w:val="FirstParagraph"/>
      </w:pPr>
      <w:r>
        <w:t xml:space="preserve">We followed the approach of </w:t>
      </w:r>
      <w:proofErr w:type="spellStart"/>
      <w:r>
        <w:t>Malinverno</w:t>
      </w:r>
      <w:proofErr w:type="spellEnd"/>
      <w:r>
        <w:t xml:space="preserve"> et al. (2010) to calculate the probability of our data given a sedimentation rate and set of target astronomical frequencies (</w:t>
      </w:r>
      <w:r>
        <w:rPr>
          <w:i/>
          <w:iCs/>
        </w:rPr>
        <w:t>f</w:t>
      </w:r>
      <w:r>
        <w:t>).</w:t>
      </w:r>
    </w:p>
    <w:p w14:paraId="4127A063" w14:textId="77777777" w:rsidR="00B96DAA" w:rsidRDefault="00000000">
      <w:pPr>
        <w:pStyle w:val="BodyText"/>
      </w:pPr>
      <w:bookmarkStart w:id="195" w:name="eq:malinverno"/>
      <m:oMathPara>
        <m:oMathParaPr>
          <m:jc m:val="center"/>
        </m:oMathParaPr>
        <m:oMath>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data</m:t>
                      </m:r>
                    </m:sub>
                  </m:sSub>
                  <m:d>
                    <m:dPr>
                      <m:ctrlPr>
                        <w:rPr>
                          <w:rFonts w:ascii="Cambria Math" w:hAnsi="Cambria Math"/>
                        </w:rPr>
                      </m:ctrlPr>
                    </m:dPr>
                    <m:e>
                      <m:r>
                        <w:rPr>
                          <w:rFonts w:ascii="Cambria Math" w:hAnsi="Cambria Math"/>
                        </w:rPr>
                        <m:t>f</m:t>
                      </m:r>
                    </m:e>
                  </m:d>
                </m:num>
                <m:den>
                  <m:sSub>
                    <m:sSubPr>
                      <m:ctrlPr>
                        <w:rPr>
                          <w:rFonts w:ascii="Cambria Math" w:hAnsi="Cambria Math"/>
                        </w:rPr>
                      </m:ctrlPr>
                    </m:sSubPr>
                    <m:e>
                      <m:r>
                        <w:rPr>
                          <w:rFonts w:ascii="Cambria Math" w:hAnsi="Cambria Math"/>
                        </w:rPr>
                        <m:t>C</m:t>
                      </m:r>
                    </m:e>
                    <m:sub>
                      <m:r>
                        <w:rPr>
                          <w:rFonts w:ascii="Cambria Math" w:hAnsi="Cambria Math"/>
                        </w:rPr>
                        <m:t>background</m:t>
                      </m:r>
                    </m:sub>
                  </m:sSub>
                  <m:d>
                    <m:dPr>
                      <m:ctrlPr>
                        <w:rPr>
                          <w:rFonts w:ascii="Cambria Math" w:hAnsi="Cambria Math"/>
                        </w:rPr>
                      </m:ctrlPr>
                    </m:dPr>
                    <m:e>
                      <m:r>
                        <w:rPr>
                          <w:rFonts w:ascii="Cambria Math" w:hAnsi="Cambria Math"/>
                        </w:rPr>
                        <m:t>f</m:t>
                      </m:r>
                    </m:e>
                  </m:d>
                </m:den>
              </m:f>
            </m:e>
          </m:d>
          <m:r>
            <w:rPr>
              <w:rFonts w:ascii="Cambria Math" w:hAnsi="Cambria Math"/>
            </w:rPr>
            <m:t>  </m:t>
          </m:r>
          <m:d>
            <m:dPr>
              <m:ctrlPr>
                <w:rPr>
                  <w:rFonts w:ascii="Cambria Math" w:hAnsi="Cambria Math"/>
                </w:rPr>
              </m:ctrlPr>
            </m:dPr>
            <m:e>
              <m:r>
                <w:rPr>
                  <w:rFonts w:ascii="Cambria Math" w:hAnsi="Cambria Math"/>
                </w:rPr>
                <m:t>2</m:t>
              </m:r>
            </m:e>
          </m:d>
        </m:oMath>
      </m:oMathPara>
      <w:bookmarkEnd w:id="195"/>
    </w:p>
    <w:p w14:paraId="2840C910" w14:textId="77777777" w:rsidR="00B96DAA" w:rsidRDefault="00000000">
      <w:pPr>
        <w:pStyle w:val="FirstParagraph"/>
      </w:pPr>
      <w:r>
        <w:lastRenderedPageBreak/>
        <w:t xml:space="preserve">Where the data is the </w:t>
      </w:r>
      <w:proofErr w:type="spellStart"/>
      <w:r>
        <w:t>astrochronologic</w:t>
      </w:r>
      <w:proofErr w:type="spellEnd"/>
      <w:r>
        <w:t xml:space="preserve"> record, </w:t>
      </w:r>
      <w:r>
        <w:rPr>
          <w:i/>
          <w:iCs/>
        </w:rPr>
        <w:t>r</w:t>
      </w:r>
      <w:r>
        <w:t xml:space="preserve"> is a sedimentation rate, and </w:t>
      </w:r>
      <w:r>
        <w:rPr>
          <w:i/>
          <w:iCs/>
        </w:rPr>
        <w:t>f</w:t>
      </w:r>
      <w:r>
        <w:t xml:space="preserve"> is an astronomical frequency (e.g., Table 2), </w:t>
      </w:r>
      <w:proofErr w:type="spellStart"/>
      <w:r>
        <w:rPr>
          <w:i/>
          <w:iCs/>
        </w:rPr>
        <w:t>C</w:t>
      </w:r>
      <w:r>
        <w:rPr>
          <w:i/>
          <w:iCs/>
          <w:vertAlign w:val="subscript"/>
        </w:rPr>
        <w:t>data</w:t>
      </w:r>
      <w:proofErr w:type="spellEnd"/>
      <w:r>
        <w:t xml:space="preserve"> is the periodogram of the data, and </w:t>
      </w:r>
      <w:proofErr w:type="spellStart"/>
      <w:r>
        <w:rPr>
          <w:i/>
          <w:iCs/>
        </w:rPr>
        <w:t>C</w:t>
      </w:r>
      <w:r>
        <w:rPr>
          <w:i/>
          <w:iCs/>
          <w:vertAlign w:val="subscript"/>
        </w:rPr>
        <w:t>background</w:t>
      </w:r>
      <w:proofErr w:type="spellEnd"/>
      <w:r>
        <w:t xml:space="preserve"> is the red noise background. The probability in eq. 2 is calculated independently for each model layer (i.e., between adjacent </w:t>
      </w:r>
      <w:r>
        <w:rPr>
          <w:i/>
          <w:iCs/>
        </w:rPr>
        <w:t>z</w:t>
      </w:r>
      <w:r>
        <w:t xml:space="preserve">’s), and the overall probability is therefore the joint probability of all layers. eq. 2 calculates the concentration of spectral power at specified astronomical frequencies, where a given sedimentation rate is more probable if it causes peaks in spectral power that rise above the red noise background to “line up” with astronomical frequencies. The red noise background is approximated using a lag-1 autoregressive process (Gilman et al., 1963) which provides a useful stochastic model for climate and </w:t>
      </w:r>
      <w:proofErr w:type="spellStart"/>
      <w:r>
        <w:t>cyclostratigraphy</w:t>
      </w:r>
      <w:proofErr w:type="spellEnd"/>
      <w:r>
        <w:t xml:space="preserve"> (Gilman et al., 1963; </w:t>
      </w:r>
      <w:proofErr w:type="spellStart"/>
      <w:r>
        <w:t>Hasselman</w:t>
      </w:r>
      <w:proofErr w:type="spellEnd"/>
      <w:r>
        <w:t>, 1976).</w:t>
      </w:r>
    </w:p>
    <w:p w14:paraId="586E2F25" w14:textId="77777777" w:rsidR="00B96DAA" w:rsidRDefault="00000000">
      <w:pPr>
        <w:pStyle w:val="TableCaption"/>
      </w:pPr>
      <w:bookmarkStart w:id="196" w:name="tbl:frequencies"/>
      <w:r>
        <w:t>Table 2: Astronomical frequencies used for model testing and validation for both testing data sets (discussed below).</w:t>
      </w:r>
    </w:p>
    <w:tbl>
      <w:tblPr>
        <w:tblStyle w:val="Table"/>
        <w:tblW w:w="9606" w:type="dxa"/>
        <w:jc w:val="right"/>
        <w:tblLook w:val="0020" w:firstRow="1" w:lastRow="0" w:firstColumn="0" w:lastColumn="0" w:noHBand="0" w:noVBand="0"/>
      </w:tblPr>
      <w:tblGrid>
        <w:gridCol w:w="2518"/>
        <w:gridCol w:w="2835"/>
        <w:gridCol w:w="4253"/>
      </w:tblGrid>
      <w:tr w:rsidR="00B96DAA" w14:paraId="52081923" w14:textId="77777777" w:rsidTr="001C7F0D">
        <w:trPr>
          <w:tblHeader/>
          <w:jc w:val="right"/>
        </w:trPr>
        <w:tc>
          <w:tcPr>
            <w:tcW w:w="2518" w:type="dxa"/>
            <w:tcBorders>
              <w:top w:val="single" w:sz="4" w:space="0" w:color="auto"/>
              <w:bottom w:val="single" w:sz="4" w:space="0" w:color="auto"/>
            </w:tcBorders>
          </w:tcPr>
          <w:p w14:paraId="16139176" w14:textId="77777777" w:rsidR="00B96DAA" w:rsidRDefault="00000000" w:rsidP="001C7F0D">
            <w:pPr>
              <w:pStyle w:val="Compact"/>
              <w:jc w:val="center"/>
            </w:pPr>
            <w:r>
              <w:t>Period (Ma)</w:t>
            </w:r>
          </w:p>
        </w:tc>
        <w:tc>
          <w:tcPr>
            <w:tcW w:w="2835" w:type="dxa"/>
            <w:tcBorders>
              <w:top w:val="single" w:sz="4" w:space="0" w:color="auto"/>
              <w:bottom w:val="single" w:sz="4" w:space="0" w:color="auto"/>
            </w:tcBorders>
          </w:tcPr>
          <w:p w14:paraId="07C00861" w14:textId="77777777" w:rsidR="00B96DAA" w:rsidRDefault="00000000" w:rsidP="001C7F0D">
            <w:pPr>
              <w:pStyle w:val="Compact"/>
              <w:jc w:val="center"/>
            </w:pPr>
            <w:r>
              <w:t>Frequency (1/Ma)</w:t>
            </w:r>
          </w:p>
        </w:tc>
        <w:tc>
          <w:tcPr>
            <w:tcW w:w="4253" w:type="dxa"/>
            <w:tcBorders>
              <w:top w:val="single" w:sz="4" w:space="0" w:color="auto"/>
              <w:bottom w:val="single" w:sz="4" w:space="0" w:color="auto"/>
            </w:tcBorders>
          </w:tcPr>
          <w:p w14:paraId="6D0E20AA" w14:textId="77777777" w:rsidR="00B96DAA" w:rsidRDefault="00000000" w:rsidP="001C7F0D">
            <w:pPr>
              <w:pStyle w:val="Compact"/>
              <w:jc w:val="center"/>
            </w:pPr>
            <w:r>
              <w:t>Cycle</w:t>
            </w:r>
          </w:p>
        </w:tc>
      </w:tr>
      <w:tr w:rsidR="00B96DAA" w14:paraId="5C3A3979" w14:textId="77777777" w:rsidTr="001C7F0D">
        <w:trPr>
          <w:jc w:val="right"/>
        </w:trPr>
        <w:tc>
          <w:tcPr>
            <w:tcW w:w="2518" w:type="dxa"/>
            <w:tcBorders>
              <w:top w:val="single" w:sz="4" w:space="0" w:color="auto"/>
            </w:tcBorders>
          </w:tcPr>
          <w:p w14:paraId="1BB92577" w14:textId="77777777" w:rsidR="00B96DAA" w:rsidRDefault="00000000" w:rsidP="001C7F0D">
            <w:pPr>
              <w:pStyle w:val="Compact"/>
              <w:jc w:val="center"/>
            </w:pPr>
            <w:r>
              <w:t>0.4056795</w:t>
            </w:r>
          </w:p>
        </w:tc>
        <w:tc>
          <w:tcPr>
            <w:tcW w:w="2835" w:type="dxa"/>
            <w:tcBorders>
              <w:top w:val="single" w:sz="4" w:space="0" w:color="auto"/>
            </w:tcBorders>
          </w:tcPr>
          <w:p w14:paraId="28DF003A" w14:textId="77777777" w:rsidR="00B96DAA" w:rsidRDefault="00000000" w:rsidP="001C7F0D">
            <w:pPr>
              <w:pStyle w:val="Compact"/>
              <w:jc w:val="center"/>
            </w:pPr>
            <w:r>
              <w:t>2.465000</w:t>
            </w:r>
          </w:p>
        </w:tc>
        <w:tc>
          <w:tcPr>
            <w:tcW w:w="4253" w:type="dxa"/>
            <w:tcBorders>
              <w:top w:val="single" w:sz="4" w:space="0" w:color="auto"/>
            </w:tcBorders>
          </w:tcPr>
          <w:p w14:paraId="0E187B2E" w14:textId="77777777" w:rsidR="00B96DAA" w:rsidRDefault="00000000" w:rsidP="001C7F0D">
            <w:pPr>
              <w:pStyle w:val="Compact"/>
              <w:jc w:val="center"/>
            </w:pPr>
            <w:r>
              <w:t>eccentricity</w:t>
            </w:r>
          </w:p>
        </w:tc>
      </w:tr>
      <w:tr w:rsidR="00B96DAA" w14:paraId="1F92C870" w14:textId="77777777" w:rsidTr="001C7F0D">
        <w:trPr>
          <w:jc w:val="right"/>
        </w:trPr>
        <w:tc>
          <w:tcPr>
            <w:tcW w:w="2518" w:type="dxa"/>
          </w:tcPr>
          <w:p w14:paraId="40BBC5C7" w14:textId="77777777" w:rsidR="00B96DAA" w:rsidRDefault="00000000" w:rsidP="001C7F0D">
            <w:pPr>
              <w:pStyle w:val="Compact"/>
              <w:jc w:val="center"/>
            </w:pPr>
            <w:r>
              <w:t>0.1307190</w:t>
            </w:r>
          </w:p>
        </w:tc>
        <w:tc>
          <w:tcPr>
            <w:tcW w:w="2835" w:type="dxa"/>
          </w:tcPr>
          <w:p w14:paraId="7E9F2F91" w14:textId="77777777" w:rsidR="00B96DAA" w:rsidRDefault="00000000" w:rsidP="001C7F0D">
            <w:pPr>
              <w:pStyle w:val="Compact"/>
              <w:jc w:val="center"/>
            </w:pPr>
            <w:r>
              <w:t>7.649997</w:t>
            </w:r>
          </w:p>
        </w:tc>
        <w:tc>
          <w:tcPr>
            <w:tcW w:w="4253" w:type="dxa"/>
          </w:tcPr>
          <w:p w14:paraId="3BF0CA6F" w14:textId="77777777" w:rsidR="00B96DAA" w:rsidRDefault="00000000" w:rsidP="001C7F0D">
            <w:pPr>
              <w:pStyle w:val="Compact"/>
              <w:jc w:val="center"/>
            </w:pPr>
            <w:r>
              <w:t>eccentricity</w:t>
            </w:r>
          </w:p>
        </w:tc>
      </w:tr>
      <w:tr w:rsidR="00B96DAA" w14:paraId="46AA9BFA" w14:textId="77777777" w:rsidTr="001C7F0D">
        <w:trPr>
          <w:jc w:val="right"/>
        </w:trPr>
        <w:tc>
          <w:tcPr>
            <w:tcW w:w="2518" w:type="dxa"/>
          </w:tcPr>
          <w:p w14:paraId="5D20286F" w14:textId="77777777" w:rsidR="00B96DAA" w:rsidRDefault="00000000" w:rsidP="001C7F0D">
            <w:pPr>
              <w:pStyle w:val="Compact"/>
              <w:jc w:val="center"/>
            </w:pPr>
            <w:r>
              <w:t>0.1238390</w:t>
            </w:r>
          </w:p>
        </w:tc>
        <w:tc>
          <w:tcPr>
            <w:tcW w:w="2835" w:type="dxa"/>
          </w:tcPr>
          <w:p w14:paraId="35BC098F" w14:textId="77777777" w:rsidR="00B96DAA" w:rsidRDefault="00000000" w:rsidP="001C7F0D">
            <w:pPr>
              <w:pStyle w:val="Compact"/>
              <w:jc w:val="center"/>
            </w:pPr>
            <w:r>
              <w:t>8.075001</w:t>
            </w:r>
          </w:p>
        </w:tc>
        <w:tc>
          <w:tcPr>
            <w:tcW w:w="4253" w:type="dxa"/>
          </w:tcPr>
          <w:p w14:paraId="09C7879F" w14:textId="77777777" w:rsidR="00B96DAA" w:rsidRDefault="00000000" w:rsidP="001C7F0D">
            <w:pPr>
              <w:pStyle w:val="Compact"/>
              <w:jc w:val="center"/>
            </w:pPr>
            <w:r>
              <w:t>eccentricity</w:t>
            </w:r>
          </w:p>
        </w:tc>
      </w:tr>
      <w:tr w:rsidR="00B96DAA" w14:paraId="6E399B77" w14:textId="77777777" w:rsidTr="001C7F0D">
        <w:trPr>
          <w:jc w:val="right"/>
        </w:trPr>
        <w:tc>
          <w:tcPr>
            <w:tcW w:w="2518" w:type="dxa"/>
          </w:tcPr>
          <w:p w14:paraId="1A2EAF06" w14:textId="77777777" w:rsidR="00B96DAA" w:rsidRDefault="00000000" w:rsidP="001C7F0D">
            <w:pPr>
              <w:pStyle w:val="Compact"/>
              <w:jc w:val="center"/>
            </w:pPr>
            <w:r>
              <w:t>0.0988631</w:t>
            </w:r>
          </w:p>
        </w:tc>
        <w:tc>
          <w:tcPr>
            <w:tcW w:w="2835" w:type="dxa"/>
          </w:tcPr>
          <w:p w14:paraId="0BFD2D8F" w14:textId="77777777" w:rsidR="00B96DAA" w:rsidRDefault="00000000" w:rsidP="001C7F0D">
            <w:pPr>
              <w:pStyle w:val="Compact"/>
              <w:jc w:val="center"/>
            </w:pPr>
            <w:r>
              <w:t>10.115001</w:t>
            </w:r>
          </w:p>
        </w:tc>
        <w:tc>
          <w:tcPr>
            <w:tcW w:w="4253" w:type="dxa"/>
          </w:tcPr>
          <w:p w14:paraId="0AC97928" w14:textId="77777777" w:rsidR="00B96DAA" w:rsidRDefault="00000000" w:rsidP="001C7F0D">
            <w:pPr>
              <w:pStyle w:val="Compact"/>
              <w:jc w:val="center"/>
            </w:pPr>
            <w:r>
              <w:t>eccentricity</w:t>
            </w:r>
          </w:p>
        </w:tc>
      </w:tr>
      <w:tr w:rsidR="00B96DAA" w14:paraId="6415E681" w14:textId="77777777" w:rsidTr="001C7F0D">
        <w:trPr>
          <w:jc w:val="right"/>
        </w:trPr>
        <w:tc>
          <w:tcPr>
            <w:tcW w:w="2518" w:type="dxa"/>
          </w:tcPr>
          <w:p w14:paraId="330E1D51" w14:textId="77777777" w:rsidR="00B96DAA" w:rsidRDefault="00000000" w:rsidP="001C7F0D">
            <w:pPr>
              <w:pStyle w:val="Compact"/>
              <w:jc w:val="center"/>
            </w:pPr>
            <w:r>
              <w:t>0.0948767</w:t>
            </w:r>
          </w:p>
        </w:tc>
        <w:tc>
          <w:tcPr>
            <w:tcW w:w="2835" w:type="dxa"/>
          </w:tcPr>
          <w:p w14:paraId="3F877448" w14:textId="77777777" w:rsidR="00B96DAA" w:rsidRDefault="00000000" w:rsidP="001C7F0D">
            <w:pPr>
              <w:pStyle w:val="Compact"/>
              <w:jc w:val="center"/>
            </w:pPr>
            <w:r>
              <w:t>10.540000</w:t>
            </w:r>
          </w:p>
        </w:tc>
        <w:tc>
          <w:tcPr>
            <w:tcW w:w="4253" w:type="dxa"/>
          </w:tcPr>
          <w:p w14:paraId="4A84CF6A" w14:textId="77777777" w:rsidR="00B96DAA" w:rsidRDefault="00000000" w:rsidP="001C7F0D">
            <w:pPr>
              <w:pStyle w:val="Compact"/>
              <w:jc w:val="center"/>
            </w:pPr>
            <w:r>
              <w:t>eccentricity</w:t>
            </w:r>
          </w:p>
        </w:tc>
      </w:tr>
      <w:tr w:rsidR="00B96DAA" w14:paraId="0B063FD2" w14:textId="77777777" w:rsidTr="001C7F0D">
        <w:trPr>
          <w:jc w:val="right"/>
        </w:trPr>
        <w:tc>
          <w:tcPr>
            <w:tcW w:w="2518" w:type="dxa"/>
          </w:tcPr>
          <w:p w14:paraId="3738CA44" w14:textId="77777777" w:rsidR="00B96DAA" w:rsidRDefault="00000000" w:rsidP="001C7F0D">
            <w:pPr>
              <w:pStyle w:val="Compact"/>
              <w:jc w:val="center"/>
            </w:pPr>
            <w:r>
              <w:t>0.0409668</w:t>
            </w:r>
          </w:p>
        </w:tc>
        <w:tc>
          <w:tcPr>
            <w:tcW w:w="2835" w:type="dxa"/>
          </w:tcPr>
          <w:p w14:paraId="18B45FA8" w14:textId="77777777" w:rsidR="00B96DAA" w:rsidRDefault="00000000" w:rsidP="001C7F0D">
            <w:pPr>
              <w:pStyle w:val="Compact"/>
              <w:jc w:val="center"/>
            </w:pPr>
            <w:r>
              <w:t>24.410000</w:t>
            </w:r>
          </w:p>
        </w:tc>
        <w:tc>
          <w:tcPr>
            <w:tcW w:w="4253" w:type="dxa"/>
          </w:tcPr>
          <w:p w14:paraId="5AC67869" w14:textId="77777777" w:rsidR="00B96DAA" w:rsidRDefault="00000000" w:rsidP="001C7F0D">
            <w:pPr>
              <w:pStyle w:val="Compact"/>
              <w:jc w:val="center"/>
            </w:pPr>
            <w:r>
              <w:t>obliquity</w:t>
            </w:r>
          </w:p>
        </w:tc>
      </w:tr>
      <w:tr w:rsidR="00B96DAA" w14:paraId="23E87741" w14:textId="77777777" w:rsidTr="001C7F0D">
        <w:trPr>
          <w:jc w:val="right"/>
        </w:trPr>
        <w:tc>
          <w:tcPr>
            <w:tcW w:w="2518" w:type="dxa"/>
          </w:tcPr>
          <w:p w14:paraId="09CB0F71" w14:textId="77777777" w:rsidR="00B96DAA" w:rsidRDefault="00000000" w:rsidP="001C7F0D">
            <w:pPr>
              <w:pStyle w:val="Compact"/>
              <w:jc w:val="center"/>
            </w:pPr>
            <w:r>
              <w:t>0.0236207</w:t>
            </w:r>
          </w:p>
        </w:tc>
        <w:tc>
          <w:tcPr>
            <w:tcW w:w="2835" w:type="dxa"/>
          </w:tcPr>
          <w:p w14:paraId="4E1C25B6" w14:textId="77777777" w:rsidR="00B96DAA" w:rsidRDefault="00000000" w:rsidP="001C7F0D">
            <w:pPr>
              <w:pStyle w:val="Compact"/>
              <w:jc w:val="center"/>
            </w:pPr>
            <w:r>
              <w:t>42.335766</w:t>
            </w:r>
          </w:p>
        </w:tc>
        <w:tc>
          <w:tcPr>
            <w:tcW w:w="4253" w:type="dxa"/>
          </w:tcPr>
          <w:p w14:paraId="28DF91C8" w14:textId="77777777" w:rsidR="00B96DAA" w:rsidRDefault="00000000" w:rsidP="001C7F0D">
            <w:pPr>
              <w:pStyle w:val="Compact"/>
              <w:jc w:val="center"/>
            </w:pPr>
            <w:r>
              <w:t>precession</w:t>
            </w:r>
          </w:p>
        </w:tc>
      </w:tr>
      <w:tr w:rsidR="00B96DAA" w14:paraId="3AB3F3CB" w14:textId="77777777" w:rsidTr="001C7F0D">
        <w:trPr>
          <w:jc w:val="right"/>
        </w:trPr>
        <w:tc>
          <w:tcPr>
            <w:tcW w:w="2518" w:type="dxa"/>
          </w:tcPr>
          <w:p w14:paraId="2833CB09" w14:textId="77777777" w:rsidR="00B96DAA" w:rsidRDefault="00000000" w:rsidP="001C7F0D">
            <w:pPr>
              <w:pStyle w:val="Compact"/>
              <w:jc w:val="center"/>
            </w:pPr>
            <w:r>
              <w:t>0.0223187</w:t>
            </w:r>
          </w:p>
        </w:tc>
        <w:tc>
          <w:tcPr>
            <w:tcW w:w="2835" w:type="dxa"/>
          </w:tcPr>
          <w:p w14:paraId="6600EA9D" w14:textId="77777777" w:rsidR="00B96DAA" w:rsidRDefault="00000000" w:rsidP="001C7F0D">
            <w:pPr>
              <w:pStyle w:val="Compact"/>
              <w:jc w:val="center"/>
            </w:pPr>
            <w:r>
              <w:t>44.805517</w:t>
            </w:r>
          </w:p>
        </w:tc>
        <w:tc>
          <w:tcPr>
            <w:tcW w:w="4253" w:type="dxa"/>
          </w:tcPr>
          <w:p w14:paraId="4C357AC7" w14:textId="77777777" w:rsidR="00B96DAA" w:rsidRDefault="00000000" w:rsidP="001C7F0D">
            <w:pPr>
              <w:pStyle w:val="Compact"/>
              <w:jc w:val="center"/>
            </w:pPr>
            <w:r>
              <w:t>precession</w:t>
            </w:r>
          </w:p>
        </w:tc>
      </w:tr>
      <w:tr w:rsidR="00B96DAA" w14:paraId="6B125D88" w14:textId="77777777" w:rsidTr="001C7F0D">
        <w:trPr>
          <w:jc w:val="right"/>
        </w:trPr>
        <w:tc>
          <w:tcPr>
            <w:tcW w:w="2518" w:type="dxa"/>
          </w:tcPr>
          <w:p w14:paraId="249C81DF" w14:textId="77777777" w:rsidR="00B96DAA" w:rsidRDefault="00000000" w:rsidP="001C7F0D">
            <w:pPr>
              <w:pStyle w:val="Compact"/>
              <w:jc w:val="center"/>
            </w:pPr>
            <w:r>
              <w:t>0.0189934</w:t>
            </w:r>
          </w:p>
        </w:tc>
        <w:tc>
          <w:tcPr>
            <w:tcW w:w="2835" w:type="dxa"/>
          </w:tcPr>
          <w:p w14:paraId="232F1AA9" w14:textId="77777777" w:rsidR="00B96DAA" w:rsidRDefault="00000000" w:rsidP="001C7F0D">
            <w:pPr>
              <w:pStyle w:val="Compact"/>
              <w:jc w:val="center"/>
            </w:pPr>
            <w:r>
              <w:t>52.649737</w:t>
            </w:r>
          </w:p>
        </w:tc>
        <w:tc>
          <w:tcPr>
            <w:tcW w:w="4253" w:type="dxa"/>
          </w:tcPr>
          <w:p w14:paraId="611E8648" w14:textId="77777777" w:rsidR="00B96DAA" w:rsidRDefault="00000000" w:rsidP="001C7F0D">
            <w:pPr>
              <w:pStyle w:val="Compact"/>
              <w:jc w:val="center"/>
            </w:pPr>
            <w:r>
              <w:t>precession</w:t>
            </w:r>
          </w:p>
        </w:tc>
      </w:tr>
      <w:tr w:rsidR="00B96DAA" w14:paraId="0D6867B6" w14:textId="77777777" w:rsidTr="001C7F0D">
        <w:trPr>
          <w:jc w:val="right"/>
        </w:trPr>
        <w:tc>
          <w:tcPr>
            <w:tcW w:w="2518" w:type="dxa"/>
            <w:tcBorders>
              <w:bottom w:val="single" w:sz="4" w:space="0" w:color="auto"/>
            </w:tcBorders>
          </w:tcPr>
          <w:p w14:paraId="3A9B2165" w14:textId="77777777" w:rsidR="00B96DAA" w:rsidRDefault="00000000" w:rsidP="001C7F0D">
            <w:pPr>
              <w:pStyle w:val="Compact"/>
              <w:jc w:val="center"/>
            </w:pPr>
            <w:r>
              <w:t>0.0190677</w:t>
            </w:r>
          </w:p>
        </w:tc>
        <w:tc>
          <w:tcPr>
            <w:tcW w:w="2835" w:type="dxa"/>
            <w:tcBorders>
              <w:bottom w:val="single" w:sz="4" w:space="0" w:color="auto"/>
            </w:tcBorders>
          </w:tcPr>
          <w:p w14:paraId="6C5CE440" w14:textId="77777777" w:rsidR="00B96DAA" w:rsidRDefault="00000000" w:rsidP="001C7F0D">
            <w:pPr>
              <w:pStyle w:val="Compact"/>
              <w:jc w:val="center"/>
            </w:pPr>
            <w:r>
              <w:t>52.444765</w:t>
            </w:r>
          </w:p>
        </w:tc>
        <w:tc>
          <w:tcPr>
            <w:tcW w:w="4253" w:type="dxa"/>
            <w:tcBorders>
              <w:bottom w:val="single" w:sz="4" w:space="0" w:color="auto"/>
            </w:tcBorders>
          </w:tcPr>
          <w:p w14:paraId="42AD4CCF" w14:textId="77777777" w:rsidR="00B96DAA" w:rsidRDefault="00000000" w:rsidP="001C7F0D">
            <w:pPr>
              <w:pStyle w:val="Compact"/>
              <w:jc w:val="center"/>
            </w:pPr>
            <w:r>
              <w:t>precession</w:t>
            </w:r>
          </w:p>
        </w:tc>
      </w:tr>
    </w:tbl>
    <w:p w14:paraId="795F61AB" w14:textId="77777777" w:rsidR="00B96DAA" w:rsidRDefault="00000000">
      <w:pPr>
        <w:pStyle w:val="Heading3"/>
      </w:pPr>
      <w:bookmarkStart w:id="197" w:name="probability-of-radioisotopic-dates"/>
      <w:bookmarkEnd w:id="194"/>
      <w:bookmarkEnd w:id="196"/>
      <w:r>
        <w:t>Probability of Radioisotopic Dates</w:t>
      </w:r>
    </w:p>
    <w:p w14:paraId="5B32D1EF" w14:textId="77777777" w:rsidR="00B96DAA" w:rsidRDefault="00000000">
      <w:pPr>
        <w:pStyle w:val="FirstParagraph"/>
      </w:pPr>
      <w:r>
        <w:t>The anchored age-depth model now consists of two paired vectors that relate stratigraphic position (</w:t>
      </w:r>
      <w:r>
        <w:rPr>
          <w:i/>
          <w:iCs/>
        </w:rPr>
        <w:t>D</w:t>
      </w:r>
      <w:r>
        <w:t>) to numerical time (</w:t>
      </w:r>
      <w:r>
        <w:rPr>
          <w:i/>
          <w:iCs/>
        </w:rPr>
        <w:t>T</w:t>
      </w:r>
      <w:r>
        <w:t>). The stratigraphic positions of the dates {</w:t>
      </w:r>
      <w:r>
        <w:rPr>
          <w:i/>
          <w:iCs/>
        </w:rPr>
        <w:t>d</w:t>
      </w:r>
      <w:r>
        <w:rPr>
          <w:i/>
          <w:iCs/>
          <w:vertAlign w:val="subscript"/>
        </w:rPr>
        <w:t>1</w:t>
      </w:r>
      <w:r>
        <w:t xml:space="preserve"> … </w:t>
      </w:r>
      <w:proofErr w:type="spellStart"/>
      <w:r>
        <w:rPr>
          <w:i/>
          <w:iCs/>
        </w:rPr>
        <w:t>d</w:t>
      </w:r>
      <w:r>
        <w:rPr>
          <w:i/>
          <w:iCs/>
          <w:vertAlign w:val="subscript"/>
        </w:rPr>
        <w:t>j</w:t>
      </w:r>
      <w:proofErr w:type="spellEnd"/>
      <w:r>
        <w:t>} and their corresponding ages [</w:t>
      </w:r>
      <w:r>
        <w:rPr>
          <w:i/>
          <w:iCs/>
        </w:rPr>
        <w:t>t</w:t>
      </w:r>
      <w:r>
        <w:rPr>
          <w:i/>
          <w:iCs/>
          <w:vertAlign w:val="subscript"/>
        </w:rPr>
        <w:t>1</w:t>
      </w:r>
      <w:r>
        <w:t xml:space="preserve"> … </w:t>
      </w:r>
      <w:proofErr w:type="spellStart"/>
      <w:r>
        <w:rPr>
          <w:i/>
          <w:iCs/>
        </w:rPr>
        <w:t>t</w:t>
      </w:r>
      <w:r>
        <w:rPr>
          <w:i/>
          <w:iCs/>
          <w:vertAlign w:val="subscript"/>
        </w:rPr>
        <w:t>j</w:t>
      </w:r>
      <w:proofErr w:type="spellEnd"/>
      <w:r>
        <w:t xml:space="preserve">] are a subset of </w:t>
      </w:r>
      <w:r>
        <w:rPr>
          <w:i/>
          <w:iCs/>
        </w:rPr>
        <w:t>D</w:t>
      </w:r>
      <w:r>
        <w:t xml:space="preserve"> and </w:t>
      </w:r>
      <w:r>
        <w:rPr>
          <w:i/>
          <w:iCs/>
        </w:rPr>
        <w:t>T</w:t>
      </w:r>
      <w:r>
        <w:t>, respectively. We therefore define the probability of the modeled age (</w:t>
      </w:r>
      <w:r>
        <w:rPr>
          <w:i/>
          <w:iCs/>
        </w:rPr>
        <w:t>T</w:t>
      </w:r>
      <w:r>
        <w:t>) at a depth (</w:t>
      </w:r>
      <w:r>
        <w:rPr>
          <w:i/>
          <w:iCs/>
        </w:rPr>
        <w:t>D</w:t>
      </w:r>
      <w:r>
        <w:t>), given a set of dates as:</w:t>
      </w:r>
    </w:p>
    <w:p w14:paraId="47AC9E8E" w14:textId="77777777" w:rsidR="00B96DAA" w:rsidRDefault="00000000">
      <w:pPr>
        <w:pStyle w:val="BodyText"/>
      </w:pPr>
      <w:bookmarkStart w:id="198" w:name="eq:radio_prob"/>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dates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N</m:t>
              </m:r>
            </m:e>
          </m:nary>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3</m:t>
              </m:r>
            </m:e>
          </m:d>
        </m:oMath>
      </m:oMathPara>
      <w:bookmarkEnd w:id="198"/>
    </w:p>
    <w:p w14:paraId="444B9A88" w14:textId="10EFE78E" w:rsidR="00B96DAA" w:rsidRDefault="00000000">
      <w:pPr>
        <w:pStyle w:val="FirstParagraph"/>
      </w:pPr>
      <w:r>
        <w:lastRenderedPageBreak/>
        <w:t xml:space="preserve">Where </w:t>
      </w:r>
      <m:oMath>
        <m:r>
          <w:rPr>
            <w:rFonts w:ascii="Cambria Math" w:hAnsi="Cambria Math"/>
          </w:rPr>
          <m:t>N</m:t>
        </m:r>
      </m:oMath>
      <w:r>
        <w:t xml:space="preserve"> is a normal distribution with a mean (μ) and variance (σ</w:t>
      </w:r>
      <w:r>
        <w:rPr>
          <w:vertAlign w:val="superscript"/>
        </w:rPr>
        <w:t>2</w:t>
      </w:r>
      <w:r>
        <w:t xml:space="preserve">). </w:t>
      </w:r>
      <w:proofErr w:type="spellStart"/>
      <w:r>
        <w:rPr>
          <w:i/>
          <w:iCs/>
        </w:rPr>
        <w:t>μ</w:t>
      </w:r>
      <w:r>
        <w:rPr>
          <w:i/>
          <w:iCs/>
          <w:vertAlign w:val="subscript"/>
        </w:rPr>
        <w:t>j</w:t>
      </w:r>
      <w:proofErr w:type="spellEnd"/>
      <w:r>
        <w:t xml:space="preserve"> is the weighted mean age and </w:t>
      </w:r>
      <w:r>
        <w:rPr>
          <w:i/>
          <w:iCs/>
        </w:rPr>
        <w:t>σ</w:t>
      </w:r>
      <w:r>
        <w:rPr>
          <w:i/>
          <w:iCs/>
          <w:vertAlign w:val="superscript"/>
        </w:rPr>
        <w:t>2</w:t>
      </w:r>
      <w:r>
        <w:rPr>
          <w:i/>
          <w:iCs/>
          <w:vertAlign w:val="subscript"/>
        </w:rPr>
        <w:t>j</w:t>
      </w:r>
      <w:r>
        <w:t xml:space="preserve"> is the variance of the </w:t>
      </w:r>
      <w:proofErr w:type="spellStart"/>
      <w:r>
        <w:t>j</w:t>
      </w:r>
      <w:r>
        <w:rPr>
          <w:vertAlign w:val="superscript"/>
        </w:rPr>
        <w:t>th</w:t>
      </w:r>
      <w:proofErr w:type="spellEnd"/>
      <w:r>
        <w:t xml:space="preserve"> radioisotopic date at stratigraphic position </w:t>
      </w:r>
      <w:proofErr w:type="spellStart"/>
      <w:r>
        <w:rPr>
          <w:i/>
          <w:iCs/>
        </w:rPr>
        <w:t>d</w:t>
      </w:r>
      <w:r>
        <w:rPr>
          <w:i/>
          <w:iCs/>
          <w:vertAlign w:val="subscript"/>
        </w:rPr>
        <w:t>j</w:t>
      </w:r>
      <w:proofErr w:type="spellEnd"/>
      <w:r>
        <w:t xml:space="preserve">. Notice that while </w:t>
      </w:r>
      <w:r>
        <w:rPr>
          <w:i/>
          <w:iCs/>
        </w:rPr>
        <w:t>d</w:t>
      </w:r>
      <w:r>
        <w:t xml:space="preserve"> and </w:t>
      </w:r>
      <w:r>
        <w:rPr>
          <w:i/>
          <w:iCs/>
        </w:rPr>
        <w:t>t</w:t>
      </w:r>
      <w:r>
        <w:t xml:space="preserve"> are continuous over the entire stratigraphic section, only the stratigraphic positions that contain radioisotopic dates influence the probability of the age model. In effect, this probability calculation reflects how well the age model “overlaps” the radioisotope dates, where modeled ages that are closer to the radioisotopic dates are more probable (Figure 1B (Schoene et al., 2019; Keller, 2018).</w:t>
      </w:r>
    </w:p>
    <w:p w14:paraId="2374314B" w14:textId="77777777" w:rsidR="00B96DAA" w:rsidRDefault="00000000">
      <w:pPr>
        <w:pStyle w:val="Heading3"/>
      </w:pPr>
      <w:bookmarkStart w:id="199" w:name="overall-probability-and-implementation"/>
      <w:bookmarkEnd w:id="197"/>
      <w:r>
        <w:t>Overall Probability and Implementation</w:t>
      </w:r>
    </w:p>
    <w:p w14:paraId="3B93D493" w14:textId="77777777" w:rsidR="00B96DAA" w:rsidRDefault="00000000">
      <w:pPr>
        <w:pStyle w:val="FirstParagraph"/>
      </w:pPr>
      <w:r>
        <w:t xml:space="preserve">The overall likelihood function of an anchored age-depth model is now the joint probability of eq. 2 and eq. 3. We use a vague uniform prior where sedimentation rate may take any value between a specified minimum and maximum value. </w:t>
      </w:r>
      <w:proofErr w:type="spellStart"/>
      <w:r>
        <w:rPr>
          <w:rStyle w:val="VerbatimChar"/>
        </w:rPr>
        <w:t>astroBayes</w:t>
      </w:r>
      <w:proofErr w:type="spellEnd"/>
      <w:r>
        <w:t xml:space="preserve"> estimates the most probable values of sedimentation rate, anchoring age, and hiatus duration(s) using a Metropolis-Hasting algorithm and an adaptive Markov Chain Monte Carlo (MCMC) sampler (</w:t>
      </w:r>
      <w:proofErr w:type="spellStart"/>
      <w:r>
        <w:t>Haario</w:t>
      </w:r>
      <w:proofErr w:type="spellEnd"/>
      <w:r>
        <w:t xml:space="preserve"> et al., </w:t>
      </w:r>
      <w:proofErr w:type="gramStart"/>
      <w:r>
        <w:t>2001)to</w:t>
      </w:r>
      <w:proofErr w:type="gramEnd"/>
      <w:r>
        <w:t xml:space="preserve"> generate a representative posterior sample for each parameter. The complete model is available as an </w:t>
      </w:r>
      <w:r>
        <w:rPr>
          <w:rStyle w:val="VerbatimChar"/>
        </w:rPr>
        <w:t>R</w:t>
      </w:r>
      <w:r>
        <w:t xml:space="preserve"> package called </w:t>
      </w:r>
      <w:proofErr w:type="spellStart"/>
      <w:r>
        <w:rPr>
          <w:rStyle w:val="VerbatimChar"/>
        </w:rPr>
        <w:t>astroBayes</w:t>
      </w:r>
      <w:proofErr w:type="spellEnd"/>
      <w:r>
        <w:t xml:space="preserve"> (</w:t>
      </w:r>
      <w:r>
        <w:rPr>
          <w:i/>
          <w:iCs/>
        </w:rPr>
        <w:t xml:space="preserve">Bayesian </w:t>
      </w:r>
      <w:proofErr w:type="spellStart"/>
      <w:r>
        <w:rPr>
          <w:i/>
          <w:iCs/>
        </w:rPr>
        <w:t>astrochronology</w:t>
      </w:r>
      <w:proofErr w:type="spellEnd"/>
      <w:r>
        <w:t xml:space="preserve">) at </w:t>
      </w:r>
      <w:hyperlink r:id="rId8">
        <w:r>
          <w:rPr>
            <w:rStyle w:val="Hyperlink"/>
          </w:rPr>
          <w:t>github.com/</w:t>
        </w:r>
        <w:proofErr w:type="spellStart"/>
        <w:r>
          <w:rPr>
            <w:rStyle w:val="Hyperlink"/>
          </w:rPr>
          <w:t>robintrayler</w:t>
        </w:r>
        <w:proofErr w:type="spellEnd"/>
        <w:r>
          <w:rPr>
            <w:rStyle w:val="Hyperlink"/>
          </w:rPr>
          <w:t>/</w:t>
        </w:r>
        <w:proofErr w:type="spellStart"/>
        <w:r>
          <w:rPr>
            <w:rStyle w:val="Hyperlink"/>
          </w:rPr>
          <w:t>astroBayes</w:t>
        </w:r>
        <w:proofErr w:type="spellEnd"/>
      </w:hyperlink>
      <w:r>
        <w:t>.</w:t>
      </w:r>
    </w:p>
    <w:p w14:paraId="314EEC70" w14:textId="77777777" w:rsidR="00B96DAA" w:rsidRDefault="00000000">
      <w:pPr>
        <w:pStyle w:val="Heading2"/>
      </w:pPr>
      <w:bookmarkStart w:id="200" w:name="testing-and-validation"/>
      <w:bookmarkEnd w:id="193"/>
      <w:bookmarkEnd w:id="199"/>
      <w:r>
        <w:lastRenderedPageBreak/>
        <w:t>Testing and Validation</w:t>
      </w:r>
    </w:p>
    <w:p w14:paraId="3BD140C8" w14:textId="1ACFA15A" w:rsidR="00B96DAA" w:rsidRDefault="008C21B4">
      <w:pPr>
        <w:pStyle w:val="CaptionedFigure"/>
      </w:pPr>
      <w:r>
        <w:rPr>
          <w:noProof/>
        </w:rPr>
        <w:drawing>
          <wp:inline distT="0" distB="0" distL="0" distR="0" wp14:anchorId="2A6DABD3" wp14:editId="698259CF">
            <wp:extent cx="5562600" cy="5257800"/>
            <wp:effectExtent l="0" t="0" r="0" b="0"/>
            <wp:docPr id="194254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5677" name="Picture 1942545677"/>
                    <pic:cNvPicPr/>
                  </pic:nvPicPr>
                  <pic:blipFill>
                    <a:blip r:embed="rId9">
                      <a:extLst>
                        <a:ext uri="{28A0092B-C50C-407E-A947-70E740481C1C}">
                          <a14:useLocalDpi xmlns:a14="http://schemas.microsoft.com/office/drawing/2010/main" val="0"/>
                        </a:ext>
                      </a:extLst>
                    </a:blip>
                    <a:stretch>
                      <a:fillRect/>
                    </a:stretch>
                  </pic:blipFill>
                  <pic:spPr>
                    <a:xfrm>
                      <a:off x="0" y="0"/>
                      <a:ext cx="5562600" cy="5257800"/>
                    </a:xfrm>
                    <a:prstGeom prst="rect">
                      <a:avLst/>
                    </a:prstGeom>
                  </pic:spPr>
                </pic:pic>
              </a:graphicData>
            </a:graphic>
          </wp:inline>
        </w:drawing>
      </w:r>
    </w:p>
    <w:p w14:paraId="65AF060E" w14:textId="77777777" w:rsidR="00B96DAA" w:rsidRDefault="00000000">
      <w:pPr>
        <w:pStyle w:val="ImageCaption"/>
      </w:pPr>
      <w:r>
        <w:t xml:space="preserve">Figure 2: Testing data sets used for model validation. A, D) The synthetic </w:t>
      </w:r>
      <w:proofErr w:type="spellStart"/>
      <w:r>
        <w:t>cyclostratigraphic</w:t>
      </w:r>
      <w:proofErr w:type="spellEnd"/>
      <w:r>
        <w:t xml:space="preserve"> records for TD1 and CIP2. B, E) True age-depth models for both data sets. C, F) Evolutive harmonic analysis of panels A and D. Lighter colors indicate higher spectral amplitude. The dashed lines are layer boundary positions (</w:t>
      </w:r>
      <w:r>
        <w:rPr>
          <w:i/>
          <w:iCs/>
        </w:rPr>
        <w:t>z</w:t>
      </w:r>
      <w:r>
        <w:t>) chosen by visual inspection of the evolutive harmonic analysis results.</w:t>
      </w:r>
    </w:p>
    <w:p w14:paraId="06883948" w14:textId="77777777" w:rsidR="00B96DAA" w:rsidRDefault="00000000">
      <w:pPr>
        <w:pStyle w:val="BodyText"/>
      </w:pPr>
      <w:r>
        <w:t xml:space="preserve">We tested </w:t>
      </w:r>
      <w:proofErr w:type="spellStart"/>
      <w:r>
        <w:rPr>
          <w:rStyle w:val="VerbatimChar"/>
        </w:rPr>
        <w:t>astroBayes</w:t>
      </w:r>
      <w:proofErr w:type="spellEnd"/>
      <w:r>
        <w:t xml:space="preserve"> using two synthetic data sets that consist of a known age-depth model and a paired </w:t>
      </w:r>
      <w:proofErr w:type="spellStart"/>
      <w:r>
        <w:t>cyclostratigraphic</w:t>
      </w:r>
      <w:proofErr w:type="spellEnd"/>
      <w:r>
        <w:t xml:space="preserve"> record. The first dataset (TD1) consists of a simple sedimentation model that was used as an earth system transfer function to distort a normalized eccentricity-tilt-precession (ETP; </w:t>
      </w:r>
      <w:proofErr w:type="spellStart"/>
      <w:r>
        <w:t>Laskar</w:t>
      </w:r>
      <w:proofErr w:type="spellEnd"/>
      <w:r>
        <w:t xml:space="preserve"> et al. (2004)) time series (with equal contribution of each astronomical parameter) to generate a synthetic </w:t>
      </w:r>
      <w:proofErr w:type="spellStart"/>
      <w:r>
        <w:t>cyclostratigraphic</w:t>
      </w:r>
      <w:proofErr w:type="spellEnd"/>
      <w:r>
        <w:t xml:space="preserve"> record (Figure 2). This </w:t>
      </w:r>
      <w:proofErr w:type="gramStart"/>
      <w:r>
        <w:t xml:space="preserve">2 million </w:t>
      </w:r>
      <w:proofErr w:type="spellStart"/>
      <w:r>
        <w:t>year</w:t>
      </w:r>
      <w:proofErr w:type="gramEnd"/>
      <w:r>
        <w:t xml:space="preserve"> long</w:t>
      </w:r>
      <w:proofErr w:type="spellEnd"/>
      <w:r>
        <w:t xml:space="preserve"> ETP signal was translated into a stratigraphic signal using a stable sedimentation </w:t>
      </w:r>
      <w:r>
        <w:lastRenderedPageBreak/>
        <w:t>rate of 7.5 m/Ma for the first 0.500 Ma (the oldest portion of the record), followed by a linear sedimentation rate increase to 12.5 m/Ma until 1.0 Ma, then a linear sedimentation rate decrease to 10.0 m/Ma until 1.5 Ma, and finally a stable sedimentation rate of 10. m/Ma for the youngest stratigraphic interval.</w:t>
      </w:r>
    </w:p>
    <w:p w14:paraId="330A2BBD" w14:textId="77777777" w:rsidR="00B96DAA" w:rsidRDefault="00000000">
      <w:pPr>
        <w:pStyle w:val="BodyText"/>
      </w:pPr>
      <w:proofErr w:type="gramStart"/>
      <w:r>
        <w:t>The second dataset (CIP2),</w:t>
      </w:r>
      <w:proofErr w:type="gramEnd"/>
      <w:r>
        <w:t xml:space="preserve"> was originally published by </w:t>
      </w:r>
      <w:proofErr w:type="spellStart"/>
      <w:r>
        <w:t>Sinnesael</w:t>
      </w:r>
      <w:proofErr w:type="spellEnd"/>
      <w:r>
        <w:t xml:space="preserve"> et al. (2019) as a testing exercise for the </w:t>
      </w:r>
      <w:proofErr w:type="spellStart"/>
      <w:r>
        <w:t>Cyclostratigraphy</w:t>
      </w:r>
      <w:proofErr w:type="spellEnd"/>
      <w:r>
        <w:t xml:space="preserve"> Intercomparison Project which assessed the robustness and reproducibility of different </w:t>
      </w:r>
      <w:proofErr w:type="spellStart"/>
      <w:r>
        <w:t>cyclostratigraphic</w:t>
      </w:r>
      <w:proofErr w:type="spellEnd"/>
      <w:r>
        <w:t xml:space="preserve"> methods. The CIP2 dataset was designed to mimic a Pleistocene proxy record with multiple complications including nonlinear cyclical patterns and a substantial hiatus. For full details on the construction of the CIP2 dataset see </w:t>
      </w:r>
      <w:proofErr w:type="spellStart"/>
      <w:r>
        <w:t>Sinnesael</w:t>
      </w:r>
      <w:proofErr w:type="spellEnd"/>
      <w:r>
        <w:t xml:space="preserve"> et al. (2019) and at </w:t>
      </w:r>
      <w:hyperlink r:id="rId10">
        <w:r>
          <w:rPr>
            <w:rStyle w:val="Hyperlink"/>
          </w:rPr>
          <w:t>cyclostratigraphy.org</w:t>
        </w:r>
      </w:hyperlink>
      <w:r>
        <w:t xml:space="preserve">. For each of our testing schemes, outlined below, we used the true age-depth model to generate synthetic radioisotopic dates (with uncertainties) from varying stratigraphic positions. The combination of synthetic </w:t>
      </w:r>
      <w:proofErr w:type="spellStart"/>
      <w:r>
        <w:t>cyclostratigraphic</w:t>
      </w:r>
      <w:proofErr w:type="spellEnd"/>
      <w:r>
        <w:t xml:space="preserve"> data and simulated radioisotopic dates form our synthetic model inputs.</w:t>
      </w:r>
    </w:p>
    <w:p w14:paraId="283CCE6C" w14:textId="77777777" w:rsidR="00B96DAA" w:rsidRDefault="00000000">
      <w:pPr>
        <w:pStyle w:val="BodyText"/>
      </w:pPr>
      <w:r>
        <w:t xml:space="preserve">We assessed model performance using two metrics. First, we assessed model accuracy and precision by calculating the proportion of the true age-depth model that fell within the 95% credible interval (95% CI) of our model posterior. We assume that a well performing model should contain the true age model in most cases. This method has been used previously to assess performance of existing Bayesian age-depth models (Parnell et al., 2011; Haslett and Parnell, 2008). </w:t>
      </w:r>
      <w:proofErr w:type="gramStart"/>
      <w:r>
        <w:t>Second</w:t>
      </w:r>
      <w:proofErr w:type="gramEnd"/>
      <w:r>
        <w:t xml:space="preserve"> we monitored the variability of the model median (50%) and lower and upper bounds (2.5% and 97.5%) of the credible interval.</w:t>
      </w:r>
    </w:p>
    <w:p w14:paraId="3FC7DA21" w14:textId="77777777" w:rsidR="00B96DAA" w:rsidRDefault="00000000">
      <w:pPr>
        <w:pStyle w:val="Heading3"/>
      </w:pPr>
      <w:bookmarkStart w:id="201" w:name="sec:stability"/>
      <w:r>
        <w:t>Reproducibility and Stability</w:t>
      </w:r>
    </w:p>
    <w:p w14:paraId="7107F61B" w14:textId="77777777" w:rsidR="00B96DAA" w:rsidRDefault="00000000">
      <w:pPr>
        <w:pStyle w:val="TableCaption"/>
      </w:pPr>
      <w:bookmarkStart w:id="202" w:name="tbl:testing_dates"/>
      <w:r>
        <w:t xml:space="preserve">Table 3: Dates used as inputs for reproducibility &amp; stability testing (TD1 and CIP2) and for the Bridge Creek Limestone Member (BCL) case study. The BCL </w:t>
      </w:r>
      <w:r>
        <w:rPr>
          <w:vertAlign w:val="superscript"/>
        </w:rPr>
        <w:t>40</w:t>
      </w:r>
      <w:r>
        <w:t>Ar/</w:t>
      </w:r>
      <w:r>
        <w:rPr>
          <w:vertAlign w:val="superscript"/>
        </w:rPr>
        <w:t>39</w:t>
      </w:r>
      <w:r>
        <w:t>Ar ages were originally reported by Meyers et al. (2012).</w:t>
      </w:r>
    </w:p>
    <w:tbl>
      <w:tblPr>
        <w:tblStyle w:val="Table"/>
        <w:tblW w:w="0" w:type="auto"/>
        <w:tblLook w:val="0020" w:firstRow="1" w:lastRow="0" w:firstColumn="0" w:lastColumn="0" w:noHBand="0" w:noVBand="0"/>
      </w:tblPr>
      <w:tblGrid>
        <w:gridCol w:w="1903"/>
        <w:gridCol w:w="2095"/>
        <w:gridCol w:w="2513"/>
        <w:gridCol w:w="2849"/>
      </w:tblGrid>
      <w:tr w:rsidR="00B96DAA" w14:paraId="1C69071D" w14:textId="77777777" w:rsidTr="001C7F0D">
        <w:trPr>
          <w:tblHeader/>
        </w:trPr>
        <w:tc>
          <w:tcPr>
            <w:tcW w:w="1951" w:type="dxa"/>
            <w:tcBorders>
              <w:top w:val="single" w:sz="4" w:space="0" w:color="auto"/>
              <w:bottom w:val="single" w:sz="4" w:space="0" w:color="auto"/>
            </w:tcBorders>
          </w:tcPr>
          <w:p w14:paraId="59796D02" w14:textId="77777777" w:rsidR="00B96DAA" w:rsidRDefault="00000000">
            <w:pPr>
              <w:pStyle w:val="Compact"/>
              <w:jc w:val="center"/>
            </w:pPr>
            <w:r>
              <w:t>Data Set</w:t>
            </w:r>
          </w:p>
        </w:tc>
        <w:tc>
          <w:tcPr>
            <w:tcW w:w="2126" w:type="dxa"/>
            <w:tcBorders>
              <w:top w:val="single" w:sz="4" w:space="0" w:color="auto"/>
              <w:bottom w:val="single" w:sz="4" w:space="0" w:color="auto"/>
            </w:tcBorders>
          </w:tcPr>
          <w:p w14:paraId="2257C1AA" w14:textId="77777777" w:rsidR="00B96DAA" w:rsidRDefault="00000000">
            <w:pPr>
              <w:pStyle w:val="Compact"/>
              <w:jc w:val="center"/>
            </w:pPr>
            <w:r>
              <w:t>Sample</w:t>
            </w:r>
          </w:p>
        </w:tc>
        <w:tc>
          <w:tcPr>
            <w:tcW w:w="2552" w:type="dxa"/>
            <w:tcBorders>
              <w:top w:val="single" w:sz="4" w:space="0" w:color="auto"/>
              <w:bottom w:val="single" w:sz="4" w:space="0" w:color="auto"/>
            </w:tcBorders>
          </w:tcPr>
          <w:p w14:paraId="1BAD6BBB" w14:textId="77777777" w:rsidR="00B96DAA" w:rsidRDefault="00000000">
            <w:pPr>
              <w:pStyle w:val="Compact"/>
              <w:jc w:val="center"/>
            </w:pPr>
            <w:r>
              <w:t>Age±1σ (Ma)</w:t>
            </w:r>
          </w:p>
        </w:tc>
        <w:tc>
          <w:tcPr>
            <w:tcW w:w="2947" w:type="dxa"/>
            <w:tcBorders>
              <w:top w:val="single" w:sz="4" w:space="0" w:color="auto"/>
              <w:bottom w:val="single" w:sz="4" w:space="0" w:color="auto"/>
            </w:tcBorders>
          </w:tcPr>
          <w:p w14:paraId="670A97A8" w14:textId="77777777" w:rsidR="00B96DAA" w:rsidRDefault="00000000">
            <w:pPr>
              <w:pStyle w:val="Compact"/>
              <w:jc w:val="center"/>
            </w:pPr>
            <w:r>
              <w:t>Position (m)</w:t>
            </w:r>
          </w:p>
        </w:tc>
      </w:tr>
      <w:tr w:rsidR="00B96DAA" w14:paraId="636EB8F4" w14:textId="77777777" w:rsidTr="001C7F0D">
        <w:tc>
          <w:tcPr>
            <w:tcW w:w="1951" w:type="dxa"/>
            <w:tcBorders>
              <w:top w:val="single" w:sz="4" w:space="0" w:color="auto"/>
            </w:tcBorders>
          </w:tcPr>
          <w:p w14:paraId="0442996A" w14:textId="77777777" w:rsidR="00B96DAA" w:rsidRDefault="00000000">
            <w:pPr>
              <w:pStyle w:val="Compact"/>
              <w:jc w:val="center"/>
            </w:pPr>
            <w:r>
              <w:t>TD1</w:t>
            </w:r>
          </w:p>
        </w:tc>
        <w:tc>
          <w:tcPr>
            <w:tcW w:w="2126" w:type="dxa"/>
            <w:tcBorders>
              <w:top w:val="single" w:sz="4" w:space="0" w:color="auto"/>
            </w:tcBorders>
          </w:tcPr>
          <w:p w14:paraId="0A041BA0" w14:textId="77777777" w:rsidR="00B96DAA" w:rsidRDefault="00000000">
            <w:pPr>
              <w:pStyle w:val="Compact"/>
              <w:jc w:val="center"/>
            </w:pPr>
            <w:r>
              <w:t>A</w:t>
            </w:r>
          </w:p>
        </w:tc>
        <w:tc>
          <w:tcPr>
            <w:tcW w:w="2552" w:type="dxa"/>
            <w:tcBorders>
              <w:top w:val="single" w:sz="4" w:space="0" w:color="auto"/>
            </w:tcBorders>
          </w:tcPr>
          <w:p w14:paraId="5AA491BB" w14:textId="77777777" w:rsidR="00B96DAA" w:rsidRDefault="00000000">
            <w:pPr>
              <w:pStyle w:val="Compact"/>
              <w:jc w:val="center"/>
            </w:pPr>
            <w:r>
              <w:t>0.069±0.01</w:t>
            </w:r>
          </w:p>
        </w:tc>
        <w:tc>
          <w:tcPr>
            <w:tcW w:w="2947" w:type="dxa"/>
            <w:tcBorders>
              <w:top w:val="single" w:sz="4" w:space="0" w:color="auto"/>
            </w:tcBorders>
          </w:tcPr>
          <w:p w14:paraId="76778D25" w14:textId="77777777" w:rsidR="00B96DAA" w:rsidRDefault="00000000">
            <w:pPr>
              <w:pStyle w:val="Compact"/>
              <w:jc w:val="center"/>
            </w:pPr>
            <w:r>
              <w:t>0.64</w:t>
            </w:r>
          </w:p>
        </w:tc>
      </w:tr>
      <w:tr w:rsidR="00B96DAA" w14:paraId="38CA1F98" w14:textId="77777777" w:rsidTr="001C7F0D">
        <w:tc>
          <w:tcPr>
            <w:tcW w:w="1951" w:type="dxa"/>
          </w:tcPr>
          <w:p w14:paraId="29BA53DD" w14:textId="77777777" w:rsidR="00B96DAA" w:rsidRDefault="00B96DAA">
            <w:pPr>
              <w:pStyle w:val="Compact"/>
            </w:pPr>
          </w:p>
        </w:tc>
        <w:tc>
          <w:tcPr>
            <w:tcW w:w="2126" w:type="dxa"/>
          </w:tcPr>
          <w:p w14:paraId="6C301C59" w14:textId="77777777" w:rsidR="00B96DAA" w:rsidRDefault="00000000">
            <w:pPr>
              <w:pStyle w:val="Compact"/>
              <w:jc w:val="center"/>
            </w:pPr>
            <w:r>
              <w:t>B</w:t>
            </w:r>
          </w:p>
        </w:tc>
        <w:tc>
          <w:tcPr>
            <w:tcW w:w="2552" w:type="dxa"/>
          </w:tcPr>
          <w:p w14:paraId="0CBC8516" w14:textId="77777777" w:rsidR="00B96DAA" w:rsidRDefault="00000000">
            <w:pPr>
              <w:pStyle w:val="Compact"/>
              <w:jc w:val="center"/>
            </w:pPr>
            <w:r>
              <w:t>0.520±0.02</w:t>
            </w:r>
          </w:p>
        </w:tc>
        <w:tc>
          <w:tcPr>
            <w:tcW w:w="2947" w:type="dxa"/>
          </w:tcPr>
          <w:p w14:paraId="374A4F1F" w14:textId="77777777" w:rsidR="00B96DAA" w:rsidRDefault="00000000">
            <w:pPr>
              <w:pStyle w:val="Compact"/>
              <w:jc w:val="center"/>
            </w:pPr>
            <w:r>
              <w:t>5.17</w:t>
            </w:r>
          </w:p>
        </w:tc>
      </w:tr>
      <w:tr w:rsidR="00B96DAA" w14:paraId="3A58E12F" w14:textId="77777777" w:rsidTr="001C7F0D">
        <w:tc>
          <w:tcPr>
            <w:tcW w:w="1951" w:type="dxa"/>
          </w:tcPr>
          <w:p w14:paraId="3D2AE110" w14:textId="77777777" w:rsidR="00B96DAA" w:rsidRDefault="00B96DAA">
            <w:pPr>
              <w:pStyle w:val="Compact"/>
            </w:pPr>
          </w:p>
        </w:tc>
        <w:tc>
          <w:tcPr>
            <w:tcW w:w="2126" w:type="dxa"/>
          </w:tcPr>
          <w:p w14:paraId="3108EA4C" w14:textId="77777777" w:rsidR="00B96DAA" w:rsidRDefault="00000000">
            <w:pPr>
              <w:pStyle w:val="Compact"/>
              <w:jc w:val="center"/>
            </w:pPr>
            <w:r>
              <w:t>C</w:t>
            </w:r>
          </w:p>
        </w:tc>
        <w:tc>
          <w:tcPr>
            <w:tcW w:w="2552" w:type="dxa"/>
          </w:tcPr>
          <w:p w14:paraId="3E112406" w14:textId="77777777" w:rsidR="00B96DAA" w:rsidRDefault="00000000">
            <w:pPr>
              <w:pStyle w:val="Compact"/>
              <w:jc w:val="center"/>
            </w:pPr>
            <w:r>
              <w:t>1.790±0.05</w:t>
            </w:r>
          </w:p>
        </w:tc>
        <w:tc>
          <w:tcPr>
            <w:tcW w:w="2947" w:type="dxa"/>
          </w:tcPr>
          <w:p w14:paraId="329FDFC9" w14:textId="77777777" w:rsidR="00B96DAA" w:rsidRDefault="00000000">
            <w:pPr>
              <w:pStyle w:val="Compact"/>
              <w:jc w:val="center"/>
            </w:pPr>
            <w:r>
              <w:t>17.48</w:t>
            </w:r>
          </w:p>
        </w:tc>
      </w:tr>
      <w:tr w:rsidR="00B96DAA" w14:paraId="064C0EE1" w14:textId="77777777" w:rsidTr="001C7F0D">
        <w:tc>
          <w:tcPr>
            <w:tcW w:w="1951" w:type="dxa"/>
          </w:tcPr>
          <w:p w14:paraId="7EC3A6A1" w14:textId="77777777" w:rsidR="00B96DAA" w:rsidRDefault="00000000">
            <w:pPr>
              <w:pStyle w:val="Compact"/>
              <w:jc w:val="center"/>
            </w:pPr>
            <w:r>
              <w:t>CIP2</w:t>
            </w:r>
          </w:p>
        </w:tc>
        <w:tc>
          <w:tcPr>
            <w:tcW w:w="2126" w:type="dxa"/>
          </w:tcPr>
          <w:p w14:paraId="32DC7789" w14:textId="77777777" w:rsidR="00B96DAA" w:rsidRDefault="00000000">
            <w:pPr>
              <w:pStyle w:val="Compact"/>
              <w:jc w:val="center"/>
            </w:pPr>
            <w:r>
              <w:t>E</w:t>
            </w:r>
          </w:p>
        </w:tc>
        <w:tc>
          <w:tcPr>
            <w:tcW w:w="2552" w:type="dxa"/>
          </w:tcPr>
          <w:p w14:paraId="4EE27EC9" w14:textId="77777777" w:rsidR="00B96DAA" w:rsidRDefault="00000000">
            <w:pPr>
              <w:pStyle w:val="Compact"/>
              <w:jc w:val="center"/>
            </w:pPr>
            <w:r>
              <w:t>0.062±0.009</w:t>
            </w:r>
          </w:p>
        </w:tc>
        <w:tc>
          <w:tcPr>
            <w:tcW w:w="2947" w:type="dxa"/>
          </w:tcPr>
          <w:p w14:paraId="6226D1D0" w14:textId="77777777" w:rsidR="00B96DAA" w:rsidRDefault="00000000">
            <w:pPr>
              <w:pStyle w:val="Compact"/>
              <w:jc w:val="center"/>
            </w:pPr>
            <w:r>
              <w:t>1.24</w:t>
            </w:r>
          </w:p>
        </w:tc>
      </w:tr>
      <w:tr w:rsidR="00B96DAA" w14:paraId="587C52CE" w14:textId="77777777" w:rsidTr="001C7F0D">
        <w:tc>
          <w:tcPr>
            <w:tcW w:w="1951" w:type="dxa"/>
          </w:tcPr>
          <w:p w14:paraId="2EE379F3" w14:textId="77777777" w:rsidR="00B96DAA" w:rsidRDefault="00B96DAA">
            <w:pPr>
              <w:pStyle w:val="Compact"/>
            </w:pPr>
          </w:p>
        </w:tc>
        <w:tc>
          <w:tcPr>
            <w:tcW w:w="2126" w:type="dxa"/>
          </w:tcPr>
          <w:p w14:paraId="67CA1932" w14:textId="77777777" w:rsidR="00B96DAA" w:rsidRDefault="00000000">
            <w:pPr>
              <w:pStyle w:val="Compact"/>
              <w:jc w:val="center"/>
            </w:pPr>
            <w:r>
              <w:t>F</w:t>
            </w:r>
          </w:p>
        </w:tc>
        <w:tc>
          <w:tcPr>
            <w:tcW w:w="2552" w:type="dxa"/>
          </w:tcPr>
          <w:p w14:paraId="4F357CAA" w14:textId="77777777" w:rsidR="00B96DAA" w:rsidRDefault="00000000">
            <w:pPr>
              <w:pStyle w:val="Compact"/>
              <w:jc w:val="center"/>
            </w:pPr>
            <w:r>
              <w:t>0.820±0.012</w:t>
            </w:r>
          </w:p>
        </w:tc>
        <w:tc>
          <w:tcPr>
            <w:tcW w:w="2947" w:type="dxa"/>
          </w:tcPr>
          <w:p w14:paraId="51FC5601" w14:textId="77777777" w:rsidR="00B96DAA" w:rsidRDefault="00000000">
            <w:pPr>
              <w:pStyle w:val="Compact"/>
              <w:jc w:val="center"/>
            </w:pPr>
            <w:r>
              <w:t>3.49</w:t>
            </w:r>
          </w:p>
        </w:tc>
      </w:tr>
      <w:tr w:rsidR="00B96DAA" w14:paraId="47447A49" w14:textId="77777777" w:rsidTr="001C7F0D">
        <w:tc>
          <w:tcPr>
            <w:tcW w:w="1951" w:type="dxa"/>
          </w:tcPr>
          <w:p w14:paraId="34819F00" w14:textId="77777777" w:rsidR="00B96DAA" w:rsidRDefault="00B96DAA">
            <w:pPr>
              <w:pStyle w:val="Compact"/>
            </w:pPr>
          </w:p>
        </w:tc>
        <w:tc>
          <w:tcPr>
            <w:tcW w:w="2126" w:type="dxa"/>
          </w:tcPr>
          <w:p w14:paraId="6BBD87A2" w14:textId="77777777" w:rsidR="00B96DAA" w:rsidRDefault="00000000">
            <w:pPr>
              <w:pStyle w:val="Compact"/>
              <w:jc w:val="center"/>
            </w:pPr>
            <w:r>
              <w:t>G</w:t>
            </w:r>
          </w:p>
        </w:tc>
        <w:tc>
          <w:tcPr>
            <w:tcW w:w="2552" w:type="dxa"/>
          </w:tcPr>
          <w:p w14:paraId="61093A60" w14:textId="77777777" w:rsidR="00B96DAA" w:rsidRDefault="00000000">
            <w:pPr>
              <w:pStyle w:val="Compact"/>
              <w:jc w:val="center"/>
            </w:pPr>
            <w:r>
              <w:t>1.290±0.019</w:t>
            </w:r>
          </w:p>
        </w:tc>
        <w:tc>
          <w:tcPr>
            <w:tcW w:w="2947" w:type="dxa"/>
          </w:tcPr>
          <w:p w14:paraId="3A115DB3" w14:textId="77777777" w:rsidR="00B96DAA" w:rsidRDefault="00000000">
            <w:pPr>
              <w:pStyle w:val="Compact"/>
              <w:jc w:val="center"/>
            </w:pPr>
            <w:r>
              <w:t>6.99</w:t>
            </w:r>
          </w:p>
        </w:tc>
      </w:tr>
      <w:tr w:rsidR="00B96DAA" w14:paraId="48C18702" w14:textId="77777777" w:rsidTr="001C7F0D">
        <w:tc>
          <w:tcPr>
            <w:tcW w:w="1951" w:type="dxa"/>
          </w:tcPr>
          <w:p w14:paraId="29142FB1" w14:textId="77777777" w:rsidR="00B96DAA" w:rsidRDefault="00B96DAA">
            <w:pPr>
              <w:pStyle w:val="Compact"/>
            </w:pPr>
          </w:p>
        </w:tc>
        <w:tc>
          <w:tcPr>
            <w:tcW w:w="2126" w:type="dxa"/>
          </w:tcPr>
          <w:p w14:paraId="067665BB" w14:textId="77777777" w:rsidR="00B96DAA" w:rsidRDefault="00000000">
            <w:pPr>
              <w:pStyle w:val="Compact"/>
              <w:jc w:val="center"/>
            </w:pPr>
            <w:r>
              <w:t>H</w:t>
            </w:r>
          </w:p>
        </w:tc>
        <w:tc>
          <w:tcPr>
            <w:tcW w:w="2552" w:type="dxa"/>
          </w:tcPr>
          <w:p w14:paraId="072974E7" w14:textId="77777777" w:rsidR="00B96DAA" w:rsidRDefault="00000000">
            <w:pPr>
              <w:pStyle w:val="Compact"/>
              <w:jc w:val="center"/>
            </w:pPr>
            <w:r>
              <w:t>1.460±0.022</w:t>
            </w:r>
          </w:p>
        </w:tc>
        <w:tc>
          <w:tcPr>
            <w:tcW w:w="2947" w:type="dxa"/>
          </w:tcPr>
          <w:p w14:paraId="5C767DB6" w14:textId="77777777" w:rsidR="00B96DAA" w:rsidRDefault="00000000">
            <w:pPr>
              <w:pStyle w:val="Compact"/>
              <w:jc w:val="center"/>
            </w:pPr>
            <w:r>
              <w:t>9.49</w:t>
            </w:r>
          </w:p>
        </w:tc>
      </w:tr>
      <w:tr w:rsidR="00B96DAA" w14:paraId="4A3EE054" w14:textId="77777777" w:rsidTr="001C7F0D">
        <w:tc>
          <w:tcPr>
            <w:tcW w:w="1951" w:type="dxa"/>
          </w:tcPr>
          <w:p w14:paraId="4365340A" w14:textId="77777777" w:rsidR="00B96DAA" w:rsidRDefault="00000000">
            <w:pPr>
              <w:pStyle w:val="Compact"/>
              <w:jc w:val="center"/>
            </w:pPr>
            <w:r>
              <w:t>BCL</w:t>
            </w:r>
          </w:p>
        </w:tc>
        <w:tc>
          <w:tcPr>
            <w:tcW w:w="2126" w:type="dxa"/>
          </w:tcPr>
          <w:p w14:paraId="1C8A3515" w14:textId="77777777" w:rsidR="00B96DAA" w:rsidRDefault="00000000">
            <w:pPr>
              <w:pStyle w:val="Compact"/>
              <w:jc w:val="center"/>
            </w:pPr>
            <w:r>
              <w:t>bentonite A</w:t>
            </w:r>
          </w:p>
        </w:tc>
        <w:tc>
          <w:tcPr>
            <w:tcW w:w="2552" w:type="dxa"/>
          </w:tcPr>
          <w:p w14:paraId="7D232B1C" w14:textId="77777777" w:rsidR="00B96DAA" w:rsidRDefault="00000000">
            <w:pPr>
              <w:pStyle w:val="Compact"/>
              <w:jc w:val="center"/>
            </w:pPr>
            <w:r>
              <w:t>94.20±0.140</w:t>
            </w:r>
          </w:p>
        </w:tc>
        <w:tc>
          <w:tcPr>
            <w:tcW w:w="2947" w:type="dxa"/>
          </w:tcPr>
          <w:p w14:paraId="4939D220" w14:textId="77777777" w:rsidR="00B96DAA" w:rsidRDefault="00000000">
            <w:pPr>
              <w:pStyle w:val="Compact"/>
              <w:jc w:val="center"/>
            </w:pPr>
            <w:r>
              <w:t>1.62</w:t>
            </w:r>
          </w:p>
        </w:tc>
      </w:tr>
      <w:tr w:rsidR="00B96DAA" w14:paraId="2AAC3F13" w14:textId="77777777" w:rsidTr="001C7F0D">
        <w:tc>
          <w:tcPr>
            <w:tcW w:w="1951" w:type="dxa"/>
          </w:tcPr>
          <w:p w14:paraId="6930D406" w14:textId="77777777" w:rsidR="00B96DAA" w:rsidRDefault="00B96DAA">
            <w:pPr>
              <w:pStyle w:val="Compact"/>
            </w:pPr>
          </w:p>
        </w:tc>
        <w:tc>
          <w:tcPr>
            <w:tcW w:w="2126" w:type="dxa"/>
          </w:tcPr>
          <w:p w14:paraId="1142DE66" w14:textId="77777777" w:rsidR="00B96DAA" w:rsidRDefault="00000000">
            <w:pPr>
              <w:pStyle w:val="Compact"/>
              <w:jc w:val="center"/>
            </w:pPr>
            <w:r>
              <w:t>bentonite B</w:t>
            </w:r>
          </w:p>
        </w:tc>
        <w:tc>
          <w:tcPr>
            <w:tcW w:w="2552" w:type="dxa"/>
          </w:tcPr>
          <w:p w14:paraId="4D5A97F7" w14:textId="77777777" w:rsidR="00B96DAA" w:rsidRDefault="00000000">
            <w:pPr>
              <w:pStyle w:val="Compact"/>
              <w:jc w:val="center"/>
            </w:pPr>
            <w:r>
              <w:t>94.10±0.135</w:t>
            </w:r>
          </w:p>
        </w:tc>
        <w:tc>
          <w:tcPr>
            <w:tcW w:w="2947" w:type="dxa"/>
          </w:tcPr>
          <w:p w14:paraId="2784BF51" w14:textId="77777777" w:rsidR="00B96DAA" w:rsidRDefault="00000000">
            <w:pPr>
              <w:pStyle w:val="Compact"/>
              <w:jc w:val="center"/>
            </w:pPr>
            <w:r>
              <w:t>3.30</w:t>
            </w:r>
          </w:p>
        </w:tc>
      </w:tr>
      <w:tr w:rsidR="00B96DAA" w14:paraId="5EE81C46" w14:textId="77777777" w:rsidTr="001C7F0D">
        <w:tc>
          <w:tcPr>
            <w:tcW w:w="1951" w:type="dxa"/>
          </w:tcPr>
          <w:p w14:paraId="2CFC7BAB" w14:textId="77777777" w:rsidR="00B96DAA" w:rsidRDefault="00B96DAA">
            <w:pPr>
              <w:pStyle w:val="Compact"/>
            </w:pPr>
          </w:p>
        </w:tc>
        <w:tc>
          <w:tcPr>
            <w:tcW w:w="2126" w:type="dxa"/>
          </w:tcPr>
          <w:p w14:paraId="6D2118B3" w14:textId="77777777" w:rsidR="00B96DAA" w:rsidRDefault="00000000">
            <w:pPr>
              <w:pStyle w:val="Compact"/>
              <w:jc w:val="center"/>
            </w:pPr>
            <w:r>
              <w:t>bentonite C</w:t>
            </w:r>
          </w:p>
        </w:tc>
        <w:tc>
          <w:tcPr>
            <w:tcW w:w="2552" w:type="dxa"/>
          </w:tcPr>
          <w:p w14:paraId="29BD731B" w14:textId="77777777" w:rsidR="00B96DAA" w:rsidRDefault="00000000">
            <w:pPr>
              <w:pStyle w:val="Compact"/>
              <w:jc w:val="center"/>
            </w:pPr>
            <w:r>
              <w:t>93.79±0.130</w:t>
            </w:r>
          </w:p>
        </w:tc>
        <w:tc>
          <w:tcPr>
            <w:tcW w:w="2947" w:type="dxa"/>
          </w:tcPr>
          <w:p w14:paraId="63F591D2" w14:textId="77777777" w:rsidR="00B96DAA" w:rsidRDefault="00000000">
            <w:pPr>
              <w:pStyle w:val="Compact"/>
              <w:jc w:val="center"/>
            </w:pPr>
            <w:r>
              <w:t>5.95</w:t>
            </w:r>
          </w:p>
        </w:tc>
      </w:tr>
      <w:tr w:rsidR="00B96DAA" w14:paraId="66510D29" w14:textId="77777777" w:rsidTr="001C7F0D">
        <w:tc>
          <w:tcPr>
            <w:tcW w:w="1951" w:type="dxa"/>
            <w:tcBorders>
              <w:bottom w:val="single" w:sz="4" w:space="0" w:color="auto"/>
            </w:tcBorders>
          </w:tcPr>
          <w:p w14:paraId="0991945B" w14:textId="77777777" w:rsidR="00B96DAA" w:rsidRDefault="00B96DAA">
            <w:pPr>
              <w:pStyle w:val="Compact"/>
            </w:pPr>
          </w:p>
        </w:tc>
        <w:tc>
          <w:tcPr>
            <w:tcW w:w="2126" w:type="dxa"/>
            <w:tcBorders>
              <w:bottom w:val="single" w:sz="4" w:space="0" w:color="auto"/>
            </w:tcBorders>
          </w:tcPr>
          <w:p w14:paraId="30F52241" w14:textId="77777777" w:rsidR="00B96DAA" w:rsidRDefault="00000000">
            <w:pPr>
              <w:pStyle w:val="Compact"/>
              <w:jc w:val="center"/>
            </w:pPr>
            <w:r>
              <w:t>bentonite D</w:t>
            </w:r>
          </w:p>
        </w:tc>
        <w:tc>
          <w:tcPr>
            <w:tcW w:w="2552" w:type="dxa"/>
            <w:tcBorders>
              <w:bottom w:val="single" w:sz="4" w:space="0" w:color="auto"/>
            </w:tcBorders>
          </w:tcPr>
          <w:p w14:paraId="472FDE1F" w14:textId="77777777" w:rsidR="00B96DAA" w:rsidRDefault="00000000">
            <w:pPr>
              <w:pStyle w:val="Compact"/>
              <w:jc w:val="center"/>
            </w:pPr>
            <w:r>
              <w:t>93.67±0.155</w:t>
            </w:r>
          </w:p>
        </w:tc>
        <w:tc>
          <w:tcPr>
            <w:tcW w:w="2947" w:type="dxa"/>
            <w:tcBorders>
              <w:bottom w:val="single" w:sz="4" w:space="0" w:color="auto"/>
            </w:tcBorders>
          </w:tcPr>
          <w:p w14:paraId="1269222F" w14:textId="77777777" w:rsidR="00B96DAA" w:rsidRDefault="00000000">
            <w:pPr>
              <w:pStyle w:val="Compact"/>
              <w:jc w:val="center"/>
            </w:pPr>
            <w:r>
              <w:t>6.98</w:t>
            </w:r>
          </w:p>
        </w:tc>
      </w:tr>
    </w:tbl>
    <w:bookmarkEnd w:id="202"/>
    <w:p w14:paraId="4E72BE8D" w14:textId="77777777" w:rsidR="00B96DAA" w:rsidRDefault="00000000">
      <w:pPr>
        <w:pStyle w:val="BodyText"/>
      </w:pPr>
      <w:r>
        <w:t>We generated 1,000 individual age-depth model simulations for each testing dataset to assess model reproducibility and stability. We used the same input data for each testing set (</w:t>
      </w:r>
      <w:proofErr w:type="spellStart"/>
      <w:r>
        <w:t>cyclostratigraphy</w:t>
      </w:r>
      <w:proofErr w:type="spellEnd"/>
      <w:r>
        <w:t xml:space="preserve"> (see Figure 2), radioisotopic dates, astronomical frequencies; see: Table 3). Each simulation ran for 10,000 MCMC iterations to allow sufficient exploration of parameter space and posterior convergence to the target stationary distribution. The adaptive Metropolis-Hastings proposal algorithm adequately modulated each Markov chain after an initial discarded “burn-in” period of 1,000 steps.</w:t>
      </w:r>
    </w:p>
    <w:p w14:paraId="23050D34" w14:textId="77777777" w:rsidR="00B96DAA" w:rsidRDefault="00000000">
      <w:pPr>
        <w:pStyle w:val="Heading3"/>
      </w:pPr>
      <w:bookmarkStart w:id="203" w:name="X3086d6d665f47b25db6cae533283735855c9179"/>
      <w:bookmarkEnd w:id="201"/>
      <w:r>
        <w:t>Sensitivity Testing with the Synthetic Models</w:t>
      </w:r>
    </w:p>
    <w:p w14:paraId="13D83F89" w14:textId="77777777" w:rsidR="00B96DAA" w:rsidRDefault="00000000">
      <w:pPr>
        <w:pStyle w:val="FirstParagraph"/>
      </w:pPr>
      <w:r>
        <w:t xml:space="preserve">We tested the sensitivity of our age-depth model results to both the number and stratigraphic position of radioisotopic dates. As mentioned above, we randomly generated a set of dates from the underlying sedimentation model using Monte Carlo methods. The uncertainty (1σ) was set at 1.5% of the age. These dates and uncertainties were used as radioisotopic age likelihoods along with the synthetic </w:t>
      </w:r>
      <w:proofErr w:type="spellStart"/>
      <w:r>
        <w:t>astrochronologic</w:t>
      </w:r>
      <w:proofErr w:type="spellEnd"/>
      <w:r>
        <w:t xml:space="preserve"> records. We repeated this procedure 1,000 times using 2, 4, 6, or 8 dates for a total of 4,000 simulations per testing data set (</w:t>
      </w:r>
      <w:proofErr w:type="gramStart"/>
      <w:r>
        <w:t>i.e.</w:t>
      </w:r>
      <w:proofErr w:type="gramEnd"/>
      <w:r>
        <w:t xml:space="preserve"> 4,000 for CIP2 and TD1). Each simulation ran for 10,000 MCMC iterations with </w:t>
      </w:r>
      <w:proofErr w:type="gramStart"/>
      <w:r>
        <w:t>a 1,000 steps</w:t>
      </w:r>
      <w:proofErr w:type="gramEnd"/>
      <w:r>
        <w:t xml:space="preserve"> “burn-in”.</w:t>
      </w:r>
    </w:p>
    <w:p w14:paraId="0C18F2C4" w14:textId="77777777" w:rsidR="006728DE" w:rsidRDefault="00000000" w:rsidP="006728DE">
      <w:pPr>
        <w:pStyle w:val="BodyText"/>
      </w:pPr>
      <w:r>
        <w:t>Since the CIP2 data set includes a significant hiatus (</w:t>
      </w:r>
      <w:proofErr w:type="spellStart"/>
      <w:r>
        <w:t>Sinnesael</w:t>
      </w:r>
      <w:proofErr w:type="spellEnd"/>
      <w:r>
        <w:t xml:space="preserve"> et al., 2019) we also investigated the influence of the number and stratigraphic position of radioisotopic dates on the </w:t>
      </w:r>
      <w:r>
        <w:lastRenderedPageBreak/>
        <w:t>quantification of the hiatus duration. Estimating hiatus duration requires at least one date above and below the stratigraphic position of a hiatus. Consequently, we added an additional constraint when generating synthetic dates from the CIP2 dataset to ensure that the hiatus was always bracketed by at least two dates. For each of the sensitivity validation models (2, 4, 6, and 8 dates) we benchmarked the stratigraphic distance between the hiatus and the nearest date.</w:t>
      </w:r>
      <w:bookmarkStart w:id="204" w:name="results"/>
      <w:bookmarkEnd w:id="189"/>
      <w:bookmarkEnd w:id="200"/>
      <w:bookmarkEnd w:id="203"/>
    </w:p>
    <w:p w14:paraId="249581C3" w14:textId="14A8001C" w:rsidR="00B96DAA" w:rsidRDefault="00000000" w:rsidP="00EA0317">
      <w:pPr>
        <w:pStyle w:val="Heading1"/>
      </w:pPr>
      <w:r>
        <w:lastRenderedPageBreak/>
        <w:t>Results</w:t>
      </w:r>
    </w:p>
    <w:p w14:paraId="169FE68A" w14:textId="77777777" w:rsidR="00B96DAA" w:rsidRDefault="00000000">
      <w:pPr>
        <w:pStyle w:val="Heading2"/>
      </w:pPr>
      <w:bookmarkStart w:id="205" w:name="model-validation"/>
      <w:r>
        <w:t>Model Validation</w:t>
      </w:r>
    </w:p>
    <w:p w14:paraId="0F5C07AA" w14:textId="7C1B6A35" w:rsidR="00B96DAA" w:rsidRDefault="008C21B4" w:rsidP="001C7F0D">
      <w:pPr>
        <w:pStyle w:val="CaptionedFigure"/>
        <w:jc w:val="center"/>
      </w:pPr>
      <w:r>
        <w:rPr>
          <w:noProof/>
        </w:rPr>
        <w:lastRenderedPageBreak/>
        <w:drawing>
          <wp:inline distT="0" distB="0" distL="0" distR="0" wp14:anchorId="42C6606D" wp14:editId="7C3EBB45">
            <wp:extent cx="4114800" cy="7874000"/>
            <wp:effectExtent l="0" t="0" r="0" b="0"/>
            <wp:docPr id="1156735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5748" name="Picture 1156735748"/>
                    <pic:cNvPicPr/>
                  </pic:nvPicPr>
                  <pic:blipFill>
                    <a:blip r:embed="rId11">
                      <a:extLst>
                        <a:ext uri="{28A0092B-C50C-407E-A947-70E740481C1C}">
                          <a14:useLocalDpi xmlns:a14="http://schemas.microsoft.com/office/drawing/2010/main" val="0"/>
                        </a:ext>
                      </a:extLst>
                    </a:blip>
                    <a:stretch>
                      <a:fillRect/>
                    </a:stretch>
                  </pic:blipFill>
                  <pic:spPr>
                    <a:xfrm>
                      <a:off x="0" y="0"/>
                      <a:ext cx="4114800" cy="7874000"/>
                    </a:xfrm>
                    <a:prstGeom prst="rect">
                      <a:avLst/>
                    </a:prstGeom>
                  </pic:spPr>
                </pic:pic>
              </a:graphicData>
            </a:graphic>
          </wp:inline>
        </w:drawing>
      </w:r>
    </w:p>
    <w:p w14:paraId="589EBBD4" w14:textId="77777777" w:rsidR="00B96DAA" w:rsidRDefault="00000000">
      <w:pPr>
        <w:pStyle w:val="ImageCaption"/>
      </w:pPr>
      <w:r>
        <w:lastRenderedPageBreak/>
        <w:t xml:space="preserve">Figure 3: Example age-depth models of the TD1 and CIP2 data sets with randomly placed dates shown as colored Gaussian distributions. The dates were randomly generated from the true age-depth model (dashed red line). The black line and shaded grey region are the </w:t>
      </w:r>
      <w:proofErr w:type="spellStart"/>
      <w:r>
        <w:rPr>
          <w:rStyle w:val="VerbatimChar"/>
        </w:rPr>
        <w:t>astroBayes</w:t>
      </w:r>
      <w:proofErr w:type="spellEnd"/>
      <w:r>
        <w:t xml:space="preserve"> model median and 95% credible interval. The dark grey solid and dashed lines are </w:t>
      </w:r>
      <w:r>
        <w:rPr>
          <w:rStyle w:val="VerbatimChar"/>
        </w:rPr>
        <w:t>Bchron</w:t>
      </w:r>
      <w:r>
        <w:t xml:space="preserve"> models generated using only the dates as model inputs. Panels A - D) 2, 4, 6, and 8 date models for the TD1 data. Panels E - H) 2, 4, 6, and 8 date models for the CIP2 data. Note that the left and right columns have different vertical and horizontal scales.</w:t>
      </w:r>
    </w:p>
    <w:p w14:paraId="5C98A142" w14:textId="35AB7BD1" w:rsidR="00B96DAA" w:rsidRDefault="00000000">
      <w:pPr>
        <w:pStyle w:val="BodyText"/>
      </w:pPr>
      <w:r>
        <w:t xml:space="preserve">Reproducibility tests indicate that the </w:t>
      </w:r>
      <w:proofErr w:type="spellStart"/>
      <w:r>
        <w:rPr>
          <w:rStyle w:val="VerbatimChar"/>
        </w:rPr>
        <w:t>astroBayes</w:t>
      </w:r>
      <w:proofErr w:type="spellEnd"/>
      <w:r>
        <w:t xml:space="preserve"> model converges quickly and its parameter estimates remain stable across model runs. Individual trace plots for each parameter (sedimentation rates, anchor age, hiatus duration [CIP2 only]) for the TD1 and CIP2 data sets stabilized quickly and appeared visually well mixed indicating adequate exploration of parameter space (see supplemental </w:t>
      </w:r>
      <w:r w:rsidR="008C21B4">
        <w:t>F</w:t>
      </w:r>
      <w:r>
        <w:t xml:space="preserve">igures </w:t>
      </w:r>
      <w:r w:rsidR="008C21B4">
        <w:t>S1-S4</w:t>
      </w:r>
      <w:r>
        <w:t xml:space="preserve">). Similarly, kernel density estimates of each parameter were indistinguishable among the 1,000 simulations. The model median and 95% credible interval were likewise stable, and varied by no more than ±0.0018 </w:t>
      </w:r>
      <w:proofErr w:type="gramStart"/>
      <w:r>
        <w:t>Ma;</w:t>
      </w:r>
      <w:proofErr w:type="gramEnd"/>
      <w:r>
        <w:t xml:space="preserve"> 2σ) for both testing data sets.</w:t>
      </w:r>
    </w:p>
    <w:p w14:paraId="666F5ABC" w14:textId="77777777" w:rsidR="00B96DAA" w:rsidRDefault="00000000">
      <w:pPr>
        <w:pStyle w:val="BodyText"/>
      </w:pPr>
      <w:r>
        <w:t xml:space="preserve">Model accuracy does not appear to be particularly sensitive to the number or stratigraphic position of dates as the true age-depth model fell within the 95% credible interval of the </w:t>
      </w:r>
      <w:proofErr w:type="spellStart"/>
      <w:r>
        <w:rPr>
          <w:rStyle w:val="VerbatimChar"/>
        </w:rPr>
        <w:t>astroBayes</w:t>
      </w:r>
      <w:proofErr w:type="spellEnd"/>
      <w:r>
        <w:t xml:space="preserve"> posterior 99% of the time with no clear bias towards greater or fewer dates (Figure 3). Similarly, for the CIP2 data set, other than the requirement that there is at least one date above and below the hiatus, the stratigraphic position of the dates does not appear to have a strong influence on hiatus quantification and in all cases the true hiatus duration (0.203 Ma) was contained within the 95% CI of the hiatus duration parameter (</w:t>
      </w:r>
      <w:r>
        <w:rPr>
          <w:i/>
          <w:iCs/>
        </w:rPr>
        <w:t>h</w:t>
      </w:r>
      <w:r>
        <w:t xml:space="preserve">; Figure 4). Conversely, the number of radioisotopic dates appears to have the largest </w:t>
      </w:r>
      <w:proofErr w:type="spellStart"/>
      <w:r>
        <w:t>affect</w:t>
      </w:r>
      <w:proofErr w:type="spellEnd"/>
      <w:r>
        <w:t xml:space="preserve"> on overall model uncertainty. As the number of dates increase the width of the 95% credible interval shrinks and approaches the input uncertainty of the radioisotopic dates (Figure 3) (</w:t>
      </w:r>
      <w:proofErr w:type="spellStart"/>
      <w:r>
        <w:t>Blaauw</w:t>
      </w:r>
      <w:proofErr w:type="spellEnd"/>
      <w:r>
        <w:t xml:space="preserve"> et al., 2018). Crucially however, the uncertainties never “balloon” and are usually close to the uncertainty of the dates, unlike “dates-only” age-depth models (De </w:t>
      </w:r>
      <w:proofErr w:type="spellStart"/>
      <w:r>
        <w:t>Vleeschouwer</w:t>
      </w:r>
      <w:proofErr w:type="spellEnd"/>
      <w:r>
        <w:t xml:space="preserve"> and Parnell, 2014).</w:t>
      </w:r>
    </w:p>
    <w:p w14:paraId="58F8BE81" w14:textId="77777777" w:rsidR="00B96DAA" w:rsidRDefault="00000000" w:rsidP="00EA0317">
      <w:pPr>
        <w:pStyle w:val="Heading1"/>
      </w:pPr>
      <w:bookmarkStart w:id="206" w:name="discussion"/>
      <w:bookmarkEnd w:id="204"/>
      <w:bookmarkEnd w:id="205"/>
      <w:r>
        <w:lastRenderedPageBreak/>
        <w:t>Discussion</w:t>
      </w:r>
    </w:p>
    <w:p w14:paraId="59B13D65" w14:textId="77777777" w:rsidR="00B96DAA" w:rsidRDefault="00000000">
      <w:pPr>
        <w:pStyle w:val="Heading2"/>
      </w:pPr>
      <w:bookmarkStart w:id="207" w:name="X30dd57df1ab31e66da0300c0a4e751aae107321"/>
      <w:r>
        <w:t>Developing Sedimentation Models and Constraining Uncertainty</w:t>
      </w:r>
    </w:p>
    <w:p w14:paraId="7F8D200F" w14:textId="05D1CD95" w:rsidR="00B96DAA" w:rsidDel="00D03AB9" w:rsidRDefault="00000000">
      <w:pPr>
        <w:pStyle w:val="FirstParagraph"/>
        <w:rPr>
          <w:del w:id="208" w:author="STEPHEN R MEYERS" w:date="2023-07-20T11:41:00Z"/>
        </w:rPr>
      </w:pPr>
      <w:r>
        <w:t xml:space="preserve">Clearly, our choice of a simple sedimentation model for Bayesian inversion influences age-depth model construction. Since eq. 2 is calculated layer-by-layer, a limitation of our model is that each layer must contain enough time and </w:t>
      </w:r>
      <w:proofErr w:type="spellStart"/>
      <w:r>
        <w:t>astrochronologic</w:t>
      </w:r>
      <w:proofErr w:type="spellEnd"/>
      <w:r>
        <w:t xml:space="preserve"> data to resolve the frequencies (</w:t>
      </w:r>
      <w:r>
        <w:rPr>
          <w:i/>
          <w:iCs/>
        </w:rPr>
        <w:t>f</w:t>
      </w:r>
      <w:r>
        <w:t xml:space="preserve">) of interest. Both the </w:t>
      </w:r>
      <w:proofErr w:type="spellStart"/>
      <w:r>
        <w:t>astrochronologic</w:t>
      </w:r>
      <w:proofErr w:type="spellEnd"/>
      <w:r>
        <w:t xml:space="preserve"> and radioisotopic dates can inform sedimentation model construction. First, the dates can be used to calculate average sedimentation rates which to a first approximation can then inform the length of sedimentation model layers. For example, Table 3 contains the dates and stratigraphic positions used for inputs for TD1 stability testing (see Section 3.3.1). A time difference of 1.72 Ma between the uppermost and lowermost dates separated by 16.84 meters implies an average sedimentation rate of ~9.8 m/Ma or alternatively ~0.1 Ma/m. A sedimentation model with a layer thickness of 1 meter would be unable to reliably resolve long (~0.405 Ma) and short (~0.1 Ma) eccentricity </w:t>
      </w:r>
      <w:proofErr w:type="gramStart"/>
      <w:r>
        <w:t>cycles, and</w:t>
      </w:r>
      <w:proofErr w:type="gramEnd"/>
      <w:r>
        <w:t xml:space="preserve"> would only weakly resolve obliquity (~0.41 Ma) and precession scale cycles (~0.02 Ma) within each layer. The choice of layer thickness is therefore dependent on both the average sedimentation rate, the </w:t>
      </w:r>
      <w:proofErr w:type="spellStart"/>
      <w:r>
        <w:t>cyclostratigraphic</w:t>
      </w:r>
      <w:proofErr w:type="spellEnd"/>
      <w:r>
        <w:t xml:space="preserve"> sampling rate, and the dominant astronomical signals present in the data. Records dominated by eccentricity and obliquity scale fluctuations will necessarily require layer</w:t>
      </w:r>
      <w:del w:id="209" w:author="STEPHEN R MEYERS" w:date="2023-07-20T11:40:00Z">
        <w:r w:rsidDel="00D03AB9">
          <w:delText>s</w:delText>
        </w:r>
      </w:del>
      <w:r>
        <w:t xml:space="preserve"> thicknesses that capture longer timescales than records dominated by higher frequency obliquity and precession scale variations. Future model development could semi-automate much of this starting model construction, optimizing the number and length of layers.</w:t>
      </w:r>
      <w:ins w:id="210" w:author="STEPHEN R MEYERS" w:date="2023-07-20T11:41:00Z">
        <w:r w:rsidR="00D03AB9">
          <w:t xml:space="preserve"> However, </w:t>
        </w:r>
      </w:ins>
      <w:ins w:id="211" w:author="STEPHEN R MEYERS" w:date="2023-07-20T11:43:00Z">
        <w:r w:rsidR="00284F01">
          <w:t>a critical</w:t>
        </w:r>
      </w:ins>
      <w:ins w:id="212" w:author="STEPHEN R MEYERS" w:date="2023-07-20T11:41:00Z">
        <w:r w:rsidR="00D03AB9">
          <w:t xml:space="preserve"> prerequisite is that th</w:t>
        </w:r>
      </w:ins>
      <w:ins w:id="213" w:author="STEPHEN R MEYERS" w:date="2023-07-20T11:42:00Z">
        <w:r w:rsidR="00D03AB9">
          <w:t xml:space="preserve">e </w:t>
        </w:r>
      </w:ins>
      <w:proofErr w:type="spellStart"/>
      <w:ins w:id="214" w:author="STEPHEN R MEYERS" w:date="2023-07-20T11:44:00Z">
        <w:r w:rsidR="00284F01">
          <w:t>cyclostratigraphic</w:t>
        </w:r>
        <w:proofErr w:type="spellEnd"/>
        <w:r w:rsidR="00284F01">
          <w:t xml:space="preserve"> data series</w:t>
        </w:r>
      </w:ins>
      <w:ins w:id="215" w:author="STEPHEN R MEYERS" w:date="2023-07-20T11:42:00Z">
        <w:r w:rsidR="00D03AB9">
          <w:t xml:space="preserve"> has a sampling rate sufficient to reliably capture the highest frequency of interest (e.g., precession)</w:t>
        </w:r>
      </w:ins>
      <w:ins w:id="216" w:author="STEPHEN R MEYERS" w:date="2023-07-20T11:43:00Z">
        <w:r w:rsidR="00284F01">
          <w:t>.</w:t>
        </w:r>
      </w:ins>
    </w:p>
    <w:p w14:paraId="6413CD84" w14:textId="4EFCA2E8" w:rsidR="00B96DAA" w:rsidRDefault="00000000">
      <w:pPr>
        <w:pStyle w:val="FirstParagraph"/>
        <w:pPrChange w:id="217" w:author="STEPHEN R MEYERS" w:date="2023-07-20T11:43:00Z">
          <w:pPr>
            <w:pStyle w:val="BodyText"/>
          </w:pPr>
        </w:pPrChange>
      </w:pPr>
      <w:del w:id="218" w:author="STEPHEN R MEYERS" w:date="2023-07-20T11:42:00Z">
        <w:r w:rsidDel="00D03AB9">
          <w:rPr>
            <w:highlight w:val="yellow"/>
          </w:rPr>
          <w:delText>Steve some discussion of nyquist frequency, sampling rates, etc could go here too</w:delText>
        </w:r>
      </w:del>
    </w:p>
    <w:p w14:paraId="66C03AB6" w14:textId="77777777" w:rsidR="00B96DAA" w:rsidRDefault="00000000">
      <w:pPr>
        <w:pStyle w:val="BodyText"/>
      </w:pPr>
      <w:r>
        <w:t xml:space="preserve">A potential criticism of our approach may be that our choice of a simple Bayesian sedimentation model artificially reduces overall model uncertainties. Since we do not allow </w:t>
      </w:r>
      <w:r>
        <w:lastRenderedPageBreak/>
        <w:t>sedimentation rate to vary randomly at all points throughout the stratigraphy, our model lacks the inflated credible intervals that characterize “dates-only” age-depth models (</w:t>
      </w:r>
      <w:proofErr w:type="spellStart"/>
      <w:proofErr w:type="gramStart"/>
      <w:r>
        <w:t>i.e</w:t>
      </w:r>
      <w:proofErr w:type="spellEnd"/>
      <w:proofErr w:type="gramEnd"/>
      <w:r>
        <w:t xml:space="preserve">, </w:t>
      </w:r>
      <w:r>
        <w:rPr>
          <w:rStyle w:val="VerbatimChar"/>
        </w:rPr>
        <w:t>Bchron</w:t>
      </w:r>
      <w:r>
        <w:t xml:space="preserve">, </w:t>
      </w:r>
      <w:proofErr w:type="spellStart"/>
      <w:r>
        <w:rPr>
          <w:rStyle w:val="VerbatimChar"/>
        </w:rPr>
        <w:t>rbacon</w:t>
      </w:r>
      <w:proofErr w:type="spellEnd"/>
      <w:r>
        <w:t xml:space="preserve">, </w:t>
      </w:r>
      <w:proofErr w:type="spellStart"/>
      <w:r>
        <w:rPr>
          <w:rStyle w:val="VerbatimChar"/>
        </w:rPr>
        <w:t>Chron.jl</w:t>
      </w:r>
      <w:proofErr w:type="spellEnd"/>
      <w:r>
        <w:t xml:space="preserve">). Indeed, Haslett and Parnell (2008) consider this minimum assumption of smoothness as a fundamental feature of age-depth modeling as there is </w:t>
      </w:r>
      <w:r>
        <w:rPr>
          <w:i/>
          <w:iCs/>
        </w:rPr>
        <w:t>“no reason a priori to exclude either almost flat or very steep sections”</w:t>
      </w:r>
      <w:r>
        <w:t xml:space="preserve">. While </w:t>
      </w:r>
      <w:proofErr w:type="spellStart"/>
      <w:r>
        <w:t>Blaauw</w:t>
      </w:r>
      <w:proofErr w:type="spellEnd"/>
      <w:r>
        <w:t xml:space="preserve"> and Christen (2011) </w:t>
      </w:r>
      <w:proofErr w:type="gramStart"/>
      <w:r>
        <w:t>considers</w:t>
      </w:r>
      <w:proofErr w:type="gramEnd"/>
      <w:r>
        <w:t xml:space="preserve"> some smoothness desirable, both modeling approaches allow sedimentation rate to vary randomly and considerably in the absence of other constraints. However, </w:t>
      </w:r>
      <w:proofErr w:type="spellStart"/>
      <w:r>
        <w:t>astrochronology</w:t>
      </w:r>
      <w:proofErr w:type="spellEnd"/>
      <w:r>
        <w:t xml:space="preserve"> provides a clear, strong constraint on the stratigraphic variability in sedimentation rate. Astronomical tuning approaches show that frequent changes in sedimentation rate can introduce fluctuations unrelated to astrologic frequencies (Muller and MacDonald, 2002; </w:t>
      </w:r>
      <w:proofErr w:type="spellStart"/>
      <w:r>
        <w:t>Malinverno</w:t>
      </w:r>
      <w:proofErr w:type="spellEnd"/>
      <w:r>
        <w:t xml:space="preserve"> et al., 2010) and stratigraphic investigation of preserved astronomical frequencies often reveals long periods of near constant sedimentation rates (Shen et al., 2022; </w:t>
      </w:r>
      <w:proofErr w:type="spellStart"/>
      <w:r>
        <w:t>Sinnesael</w:t>
      </w:r>
      <w:proofErr w:type="spellEnd"/>
      <w:r>
        <w:t xml:space="preserve"> et al., 2019; Meyers et al., 2001). Therefore, the addition of </w:t>
      </w:r>
      <w:proofErr w:type="spellStart"/>
      <w:r>
        <w:t>cyclostratigraphic</w:t>
      </w:r>
      <w:proofErr w:type="spellEnd"/>
      <w:r>
        <w:t xml:space="preserve"> data to age-depth model construction allows for the informed development of simpler sedimentation models which result in substantially lower uncertainties.</w:t>
      </w:r>
    </w:p>
    <w:p w14:paraId="77993852" w14:textId="77777777" w:rsidR="00B96DAA" w:rsidRDefault="00000000">
      <w:pPr>
        <w:pStyle w:val="Heading2"/>
      </w:pPr>
      <w:bookmarkStart w:id="219" w:name="hiatus-duration-estimation"/>
      <w:bookmarkEnd w:id="207"/>
      <w:r>
        <w:t>Hiatus Duration Estimation</w:t>
      </w:r>
    </w:p>
    <w:p w14:paraId="4C12AAAF" w14:textId="6264A027" w:rsidR="00B96DAA" w:rsidRDefault="008C21B4" w:rsidP="008C21B4">
      <w:pPr>
        <w:pStyle w:val="CaptionedFigure"/>
      </w:pPr>
      <w:r>
        <w:rPr>
          <w:noProof/>
        </w:rPr>
        <w:drawing>
          <wp:inline distT="0" distB="0" distL="0" distR="0" wp14:anchorId="4960E26B" wp14:editId="19B6CE38">
            <wp:extent cx="5943600" cy="1518920"/>
            <wp:effectExtent l="0" t="0" r="0" b="0"/>
            <wp:docPr id="142005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8132" name="Picture 1420058132"/>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032AD006" w14:textId="77777777" w:rsidR="00B96DAA" w:rsidRDefault="00000000">
      <w:pPr>
        <w:pStyle w:val="ImageCaption"/>
      </w:pPr>
      <w:r>
        <w:t xml:space="preserve">Figure 4: Hiatus duration versus the stratigraphic distance between the hiatus and the nearest radioisotope date for the CIP2 data set. The points are the model </w:t>
      </w:r>
      <w:proofErr w:type="gramStart"/>
      <w:r>
        <w:t>median</w:t>
      </w:r>
      <w:proofErr w:type="gramEnd"/>
      <w:r>
        <w:t xml:space="preserve"> and the error bars are the 95% credible interval. The red line is the true hiatus duration of 0.203 Ma. A-D) Models with 2, 4, 6, and 8 ages respectively.</w:t>
      </w:r>
    </w:p>
    <w:p w14:paraId="1C7B1E7E" w14:textId="77777777" w:rsidR="00B96DAA" w:rsidRDefault="00000000">
      <w:pPr>
        <w:pStyle w:val="BodyText"/>
      </w:pPr>
      <w:r>
        <w:t xml:space="preserve">The ability to estimate hiatus durations is a significant strength of our Bayesian modeling framework. Hiatuses in stratigraphic records significantly complicate the interpretation of biologic </w:t>
      </w:r>
      <w:r>
        <w:lastRenderedPageBreak/>
        <w:t xml:space="preserve">and geochemical proxy records. Detecting and resolving the duration of hiatuses is therefore important to ensuring the accuracy of age-depth models. In principle, hiatuses can be detected and quantified from </w:t>
      </w:r>
      <w:proofErr w:type="spellStart"/>
      <w:r>
        <w:t>cyclostratigraphic</w:t>
      </w:r>
      <w:proofErr w:type="spellEnd"/>
      <w:r>
        <w:t xml:space="preserve"> records alone (Meyers and Sageman, 2004; Meyers, 2019). However, these approaches can be skewed towards minimum hiatus duration and are sensitive to distortions of the astronomical signal from other non-hiatus sources (Meyers and Sageman, 2004). </w:t>
      </w:r>
      <w:proofErr w:type="spellStart"/>
      <w:r>
        <w:rPr>
          <w:rStyle w:val="VerbatimChar"/>
        </w:rPr>
        <w:t>astroBayes</w:t>
      </w:r>
      <w:proofErr w:type="spellEnd"/>
      <w:r>
        <w:t xml:space="preserve"> relies on both </w:t>
      </w:r>
      <w:proofErr w:type="spellStart"/>
      <w:r>
        <w:t>astrochronology</w:t>
      </w:r>
      <w:proofErr w:type="spellEnd"/>
      <w:r>
        <w:t xml:space="preserve"> and radioisotopic geochronology to estimate the duration of one or more hiatuses with the joint inversion of </w:t>
      </w:r>
      <w:proofErr w:type="spellStart"/>
      <w:r>
        <w:t>astrochronology</w:t>
      </w:r>
      <w:proofErr w:type="spellEnd"/>
      <w:r>
        <w:t xml:space="preserve"> and radioisotopic ages controlling the sedimentation rates (slopes) above and below as well as the absolute durations of layer-bounding hiatuses.</w:t>
      </w:r>
    </w:p>
    <w:p w14:paraId="3A4D96FA" w14:textId="77777777" w:rsidR="00B96DAA" w:rsidRDefault="00000000">
      <w:pPr>
        <w:pStyle w:val="BodyText"/>
      </w:pPr>
      <w:r>
        <w:t xml:space="preserve">The primary weakness of this approach is that </w:t>
      </w:r>
      <w:proofErr w:type="spellStart"/>
      <w:r>
        <w:rPr>
          <w:rStyle w:val="VerbatimChar"/>
        </w:rPr>
        <w:t>astroBayes</w:t>
      </w:r>
      <w:proofErr w:type="spellEnd"/>
      <w:r>
        <w:t xml:space="preserve"> cannot reliably estimate durations for hiatuses unconstrained by radioisotopic dates. If a hiatus only has radioisotopic dates stratigraphically above or below, the undated side is unconstrained and duration estimates tend to wander towards infinitely long. Likewise, if a </w:t>
      </w:r>
      <w:proofErr w:type="gramStart"/>
      <w:r>
        <w:t>model layers</w:t>
      </w:r>
      <w:proofErr w:type="gramEnd"/>
      <w:r>
        <w:t xml:space="preserve"> is bounded by two hiatuses the layer does not contain any radioisotopic dates, then </w:t>
      </w:r>
      <w:proofErr w:type="spellStart"/>
      <w:r>
        <w:rPr>
          <w:rStyle w:val="VerbatimChar"/>
        </w:rPr>
        <w:t>astroBayes</w:t>
      </w:r>
      <w:proofErr w:type="spellEnd"/>
      <w:r>
        <w:t xml:space="preserve"> cannot reliably resolve the duration of the bounding hiatuses and will tend to “spit the difference”. However, when hiatuses are well constrained by radioisotopic dates, </w:t>
      </w:r>
      <w:proofErr w:type="spellStart"/>
      <w:r>
        <w:rPr>
          <w:rStyle w:val="VerbatimChar"/>
        </w:rPr>
        <w:t>astroBayes</w:t>
      </w:r>
      <w:proofErr w:type="spellEnd"/>
      <w:r>
        <w:t xml:space="preserve"> allows the estimation of robust uncertainties of hiatus </w:t>
      </w:r>
      <w:proofErr w:type="gramStart"/>
      <w:r>
        <w:t>duration, and</w:t>
      </w:r>
      <w:proofErr w:type="gramEnd"/>
      <w:r>
        <w:t xml:space="preserve"> is a powerful tool when there is external sedimentological or astronomical evidence for hiatuses, as shown in the case study below.</w:t>
      </w:r>
    </w:p>
    <w:p w14:paraId="4DA5BF13" w14:textId="77777777" w:rsidR="00B96DAA" w:rsidRDefault="00000000">
      <w:pPr>
        <w:pStyle w:val="Heading2"/>
      </w:pPr>
      <w:bookmarkStart w:id="220" w:name="case-study-bridge-creek-limestone"/>
      <w:bookmarkEnd w:id="219"/>
      <w:r>
        <w:lastRenderedPageBreak/>
        <w:t>Case Study: Bridge Creek Limestone</w:t>
      </w:r>
    </w:p>
    <w:p w14:paraId="6AA015F7" w14:textId="6F15EE52" w:rsidR="00B96DAA" w:rsidRDefault="008C21B4">
      <w:pPr>
        <w:pStyle w:val="CaptionedFigure"/>
      </w:pPr>
      <w:r>
        <w:rPr>
          <w:noProof/>
        </w:rPr>
        <w:drawing>
          <wp:inline distT="0" distB="0" distL="0" distR="0" wp14:anchorId="3764A77E" wp14:editId="1102F942">
            <wp:extent cx="5245100" cy="2743200"/>
            <wp:effectExtent l="0" t="0" r="0" b="0"/>
            <wp:docPr id="1588865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5606" name="Picture 1588865606"/>
                    <pic:cNvPicPr/>
                  </pic:nvPicPr>
                  <pic:blipFill>
                    <a:blip r:embed="rId13">
                      <a:extLst>
                        <a:ext uri="{28A0092B-C50C-407E-A947-70E740481C1C}">
                          <a14:useLocalDpi xmlns:a14="http://schemas.microsoft.com/office/drawing/2010/main" val="0"/>
                        </a:ext>
                      </a:extLst>
                    </a:blip>
                    <a:stretch>
                      <a:fillRect/>
                    </a:stretch>
                  </pic:blipFill>
                  <pic:spPr>
                    <a:xfrm>
                      <a:off x="0" y="0"/>
                      <a:ext cx="5245100" cy="2743200"/>
                    </a:xfrm>
                    <a:prstGeom prst="rect">
                      <a:avLst/>
                    </a:prstGeom>
                  </pic:spPr>
                </pic:pic>
              </a:graphicData>
            </a:graphic>
          </wp:inline>
        </w:drawing>
      </w:r>
    </w:p>
    <w:p w14:paraId="1A778B4F" w14:textId="77777777" w:rsidR="00B96DAA" w:rsidRDefault="00000000">
      <w:pPr>
        <w:pStyle w:val="ImageCaption"/>
      </w:pPr>
      <w:r>
        <w:t xml:space="preserve">Figure 5: Results of </w:t>
      </w:r>
      <w:proofErr w:type="spellStart"/>
      <w:r>
        <w:rPr>
          <w:rStyle w:val="VerbatimChar"/>
        </w:rPr>
        <w:t>astroBayes</w:t>
      </w:r>
      <w:proofErr w:type="spellEnd"/>
      <w:r>
        <w:t xml:space="preserve"> modeling of the Bridge Creek Limestone Member greyscale record showing the modeled age of the Cenomanian Turonian Boundary. A) Bridge Creek Limestone Member grayscale record. B) age-depth model using </w:t>
      </w:r>
      <w:r>
        <w:rPr>
          <w:vertAlign w:val="superscript"/>
        </w:rPr>
        <w:t>40</w:t>
      </w:r>
      <w:r>
        <w:t>Ar/</w:t>
      </w:r>
      <w:r>
        <w:rPr>
          <w:vertAlign w:val="superscript"/>
        </w:rPr>
        <w:t>39</w:t>
      </w:r>
      <w:r>
        <w:t>Ar dates originally reported by Meyers et al. (2012). C) Evolutive harmonic analysis of panel A with superimposed layer boundary positions (dashed white lines).</w:t>
      </w:r>
    </w:p>
    <w:p w14:paraId="772822B9" w14:textId="064AA6B6" w:rsidR="00B96DAA" w:rsidRDefault="00000000">
      <w:pPr>
        <w:pStyle w:val="BodyText"/>
      </w:pPr>
      <w:r>
        <w:t xml:space="preserve">The Bridge Creek Limestone is the uppermost member of the Greenhorn Formation of central Colorado. It is primarily composed of hemipelagic marlstones and limestone couplets that extend laterally for over 1,000 km in the Western Interior Basin (Elder et al., 1994). These couplets are characterized by alternations from darker organic carbon rich laminated clay and mudstones to lighter carbonate rich, organic </w:t>
      </w:r>
      <w:ins w:id="221" w:author="STEPHEN R MEYERS" w:date="2023-07-20T11:34:00Z">
        <w:r w:rsidR="00252227">
          <w:t xml:space="preserve">carbon </w:t>
        </w:r>
      </w:ins>
      <w:r>
        <w:t>poor limestone facies. Previous work has reported Milankovi</w:t>
      </w:r>
      <w:ins w:id="222" w:author="STEPHEN R MEYERS" w:date="2023-07-20T11:35:00Z">
        <w:r w:rsidR="00252227">
          <w:t>t</w:t>
        </w:r>
      </w:ins>
      <w:r>
        <w:t xml:space="preserve">ch scale cyclicity in the Bridge Creek Limestone Member through the application of statistical </w:t>
      </w:r>
      <w:proofErr w:type="spellStart"/>
      <w:r>
        <w:t>astrochronologic</w:t>
      </w:r>
      <w:proofErr w:type="spellEnd"/>
      <w:r>
        <w:t xml:space="preserve"> testing methods (Sageman et al., </w:t>
      </w:r>
      <w:ins w:id="223" w:author="STEPHEN R MEYERS" w:date="2023-07-20T11:34:00Z">
        <w:r w:rsidR="00252227">
          <w:t xml:space="preserve">1997, </w:t>
        </w:r>
      </w:ins>
      <w:r>
        <w:t xml:space="preserve">1998; Meyers et al., 2001, 2012, 2008). Using and </w:t>
      </w:r>
      <w:r>
        <w:rPr>
          <w:vertAlign w:val="superscript"/>
        </w:rPr>
        <w:t>40</w:t>
      </w:r>
      <w:r>
        <w:t>Ar/</w:t>
      </w:r>
      <w:r>
        <w:rPr>
          <w:vertAlign w:val="superscript"/>
        </w:rPr>
        <w:t>39</w:t>
      </w:r>
      <w:r>
        <w:t xml:space="preserve">Ar ages from several bentonites throughout the section to provide temporal anchoring of the </w:t>
      </w:r>
      <w:proofErr w:type="spellStart"/>
      <w:r>
        <w:t>astrochronology</w:t>
      </w:r>
      <w:proofErr w:type="spellEnd"/>
      <w:r>
        <w:t xml:space="preserve">, Meyers et al. (2012) previously calibrated the age of the Cenomanian-Turonian boundary as 93.90±0.15Ma (mean±95%CI) using an adaptation of the Bayesian “stacked bed” algorithm (Buck et al., 1991) that respects both stratigraphic superposition and </w:t>
      </w:r>
      <w:proofErr w:type="spellStart"/>
      <w:r>
        <w:t>astrochronologic</w:t>
      </w:r>
      <w:proofErr w:type="spellEnd"/>
      <w:r>
        <w:t xml:space="preserve"> durations between the dates and the boundary position. </w:t>
      </w:r>
      <w:ins w:id="224" w:author="STEPHEN R MEYERS" w:date="2023-07-20T11:33:00Z">
        <w:r w:rsidR="00252227">
          <w:t xml:space="preserve"> Th</w:t>
        </w:r>
      </w:ins>
      <w:ins w:id="225" w:author="STEPHEN R MEYERS" w:date="2023-07-20T11:35:00Z">
        <w:r w:rsidR="00252227">
          <w:t>at</w:t>
        </w:r>
      </w:ins>
      <w:ins w:id="226" w:author="STEPHEN R MEYERS" w:date="2023-07-20T11:33:00Z">
        <w:r w:rsidR="00252227">
          <w:t xml:space="preserve"> work used the floating </w:t>
        </w:r>
        <w:proofErr w:type="spellStart"/>
        <w:r w:rsidR="00252227">
          <w:t>astrochronology</w:t>
        </w:r>
        <w:proofErr w:type="spellEnd"/>
        <w:r w:rsidR="00252227">
          <w:t xml:space="preserve"> of </w:t>
        </w:r>
      </w:ins>
      <w:r>
        <w:t>Meyers et al. (2001)</w:t>
      </w:r>
      <w:ins w:id="227" w:author="STEPHEN R MEYERS" w:date="2023-07-20T11:35:00Z">
        <w:r w:rsidR="00252227">
          <w:t>, based on analysis of</w:t>
        </w:r>
      </w:ins>
      <w:del w:id="228" w:author="STEPHEN R MEYERS" w:date="2023-07-20T11:35:00Z">
        <w:r w:rsidDel="00252227">
          <w:delText xml:space="preserve"> reported</w:delText>
        </w:r>
      </w:del>
      <w:r>
        <w:t xml:space="preserve"> a high </w:t>
      </w:r>
      <w:r>
        <w:lastRenderedPageBreak/>
        <w:t>stratigraphic resolution optical densitometry record (i.e., grayscale) of the Bridge Creek Limestone Member</w:t>
      </w:r>
      <w:del w:id="229" w:author="STEPHEN R MEYERS" w:date="2023-07-20T11:36:00Z">
        <w:r w:rsidDel="00252227">
          <w:delText xml:space="preserve">, which the authors used </w:delText>
        </w:r>
      </w:del>
      <w:del w:id="230" w:author="STEPHEN R MEYERS" w:date="2023-07-20T11:31:00Z">
        <w:r w:rsidDel="007D3DE4">
          <w:delText>to estimate bulk sedimentation rate</w:delText>
        </w:r>
      </w:del>
      <w:r>
        <w:t xml:space="preserve">. Meyers and Sageman (2004) </w:t>
      </w:r>
      <w:del w:id="231" w:author="STEPHEN R MEYERS" w:date="2023-07-20T11:36:00Z">
        <w:r w:rsidDel="00252227">
          <w:delText xml:space="preserve">later </w:delText>
        </w:r>
      </w:del>
      <w:r>
        <w:t xml:space="preserve">identified a brief hiatus in the Bridge Creek Limestone Member near the base of the </w:t>
      </w:r>
      <w:proofErr w:type="spellStart"/>
      <w:r>
        <w:rPr>
          <w:i/>
          <w:iCs/>
        </w:rPr>
        <w:t>Neocardioceras</w:t>
      </w:r>
      <w:proofErr w:type="spellEnd"/>
      <w:r>
        <w:rPr>
          <w:i/>
          <w:iCs/>
        </w:rPr>
        <w:t xml:space="preserve"> </w:t>
      </w:r>
      <w:proofErr w:type="spellStart"/>
      <w:r>
        <w:rPr>
          <w:i/>
          <w:iCs/>
        </w:rPr>
        <w:t>juddii</w:t>
      </w:r>
      <w:proofErr w:type="spellEnd"/>
      <w:r>
        <w:t xml:space="preserve"> ammonite biozone with an estimated minimum duration as 0.079 – 0.0254 Ma.</w:t>
      </w:r>
    </w:p>
    <w:p w14:paraId="59C908EB" w14:textId="192023B6" w:rsidR="00B96DAA" w:rsidRDefault="00000000">
      <w:pPr>
        <w:pStyle w:val="TableCaption"/>
      </w:pPr>
      <w:bookmarkStart w:id="232" w:name="tbl:ct_frequencies"/>
      <w:r>
        <w:t xml:space="preserve">Table 4: Astronomical </w:t>
      </w:r>
      <w:ins w:id="233" w:author="STEPHEN R MEYERS" w:date="2023-07-20T11:47:00Z">
        <w:r w:rsidR="00F90FA0">
          <w:t xml:space="preserve">target </w:t>
        </w:r>
      </w:ins>
      <w:r>
        <w:t xml:space="preserve">periods used for modeling the Bridge Creek Limestone Member greyscale record and </w:t>
      </w:r>
      <w:r>
        <w:rPr>
          <w:vertAlign w:val="superscript"/>
        </w:rPr>
        <w:t>40</w:t>
      </w:r>
      <w:r>
        <w:t>Ar/</w:t>
      </w:r>
      <w:r>
        <w:rPr>
          <w:vertAlign w:val="superscript"/>
        </w:rPr>
        <w:t>39</w:t>
      </w:r>
      <w:r>
        <w:t xml:space="preserve">Ar dates. </w:t>
      </w:r>
      <w:ins w:id="234" w:author="STEPHEN R MEYERS" w:date="2023-07-20T11:47:00Z">
        <w:r w:rsidR="00F90FA0" w:rsidRPr="00F90FA0">
          <w:t xml:space="preserve">The precession and obliquity terms </w:t>
        </w:r>
      </w:ins>
      <w:ins w:id="235" w:author="STEPHEN R MEYERS" w:date="2023-07-20T11:52:00Z">
        <w:r w:rsidR="00F90FA0">
          <w:t>are based on the</w:t>
        </w:r>
      </w:ins>
      <w:ins w:id="236" w:author="STEPHEN R MEYERS" w:date="2023-07-20T11:47:00Z">
        <w:r w:rsidR="00F90FA0" w:rsidRPr="00F90FA0">
          <w:t xml:space="preserve"> reconstruction of Waltham (2015) at 94 Ma</w:t>
        </w:r>
        <w:r w:rsidR="00F90FA0">
          <w:t xml:space="preserve">, and </w:t>
        </w:r>
      </w:ins>
      <w:ins w:id="237" w:author="STEPHEN R MEYERS" w:date="2023-07-20T11:53:00Z">
        <w:r w:rsidR="00CA656C">
          <w:t xml:space="preserve">the </w:t>
        </w:r>
      </w:ins>
      <w:ins w:id="238" w:author="STEPHEN R MEYERS" w:date="2023-07-20T11:50:00Z">
        <w:r w:rsidR="00F90FA0" w:rsidRPr="00F90FA0">
          <w:t xml:space="preserve">eccentricity </w:t>
        </w:r>
      </w:ins>
      <w:ins w:id="239" w:author="STEPHEN R MEYERS" w:date="2023-07-20T11:52:00Z">
        <w:r w:rsidR="00F90FA0">
          <w:t>terms are</w:t>
        </w:r>
      </w:ins>
      <w:ins w:id="240" w:author="STEPHEN R MEYERS" w:date="2023-07-20T11:50:00Z">
        <w:r w:rsidR="00F90FA0" w:rsidRPr="00F90FA0">
          <w:t xml:space="preserve"> based </w:t>
        </w:r>
      </w:ins>
      <w:ins w:id="241" w:author="STEPHEN R MEYERS" w:date="2023-07-20T11:52:00Z">
        <w:r w:rsidR="00F90FA0">
          <w:t>on the</w:t>
        </w:r>
      </w:ins>
      <w:ins w:id="242" w:author="STEPHEN R MEYERS" w:date="2023-07-20T11:50:00Z">
        <w:r w:rsidR="00F90FA0" w:rsidRPr="00F90FA0">
          <w:t xml:space="preserve"> LA10d solution (</w:t>
        </w:r>
        <w:proofErr w:type="spellStart"/>
        <w:r w:rsidR="00F90FA0" w:rsidRPr="00F90FA0">
          <w:t>Laskar</w:t>
        </w:r>
        <w:proofErr w:type="spellEnd"/>
        <w:r w:rsidR="00F90FA0" w:rsidRPr="00F90FA0">
          <w:t xml:space="preserve"> et al., 2011)</w:t>
        </w:r>
      </w:ins>
      <w:ins w:id="243" w:author="STEPHEN R MEYERS" w:date="2023-07-20T11:52:00Z">
        <w:r w:rsidR="00F90FA0">
          <w:t xml:space="preserve"> from</w:t>
        </w:r>
      </w:ins>
      <w:ins w:id="244" w:author="STEPHEN R MEYERS" w:date="2023-07-20T11:50:00Z">
        <w:r w:rsidR="00F90FA0" w:rsidRPr="00F90FA0">
          <w:t xml:space="preserve"> 0-20 M</w:t>
        </w:r>
      </w:ins>
      <w:ins w:id="245" w:author="STEPHEN R MEYERS" w:date="2023-07-20T11:53:00Z">
        <w:r w:rsidR="00F90FA0">
          <w:t>a.</w:t>
        </w:r>
        <w:r w:rsidR="00F90FA0" w:rsidDel="00F90FA0">
          <w:rPr>
            <w:highlight w:val="yellow"/>
          </w:rPr>
          <w:t xml:space="preserve"> </w:t>
        </w:r>
      </w:ins>
      <w:del w:id="246" w:author="STEPHEN R MEYERS" w:date="2023-07-20T11:47:00Z">
        <w:r w:rsidDel="00F90FA0">
          <w:rPr>
            <w:highlight w:val="yellow"/>
          </w:rPr>
          <w:delText>Steve will add details about the choice of these frequencies.</w:delText>
        </w:r>
      </w:del>
    </w:p>
    <w:tbl>
      <w:tblPr>
        <w:tblStyle w:val="Table"/>
        <w:tblW w:w="0" w:type="auto"/>
        <w:tblLook w:val="0020" w:firstRow="1" w:lastRow="0" w:firstColumn="0" w:lastColumn="0" w:noHBand="0" w:noVBand="0"/>
      </w:tblPr>
      <w:tblGrid>
        <w:gridCol w:w="2776"/>
        <w:gridCol w:w="3498"/>
        <w:gridCol w:w="3086"/>
      </w:tblGrid>
      <w:tr w:rsidR="00B96DAA" w14:paraId="3142EEF8" w14:textId="77777777" w:rsidTr="001C7F0D">
        <w:trPr>
          <w:tblHeader/>
        </w:trPr>
        <w:tc>
          <w:tcPr>
            <w:tcW w:w="2802" w:type="dxa"/>
            <w:tcBorders>
              <w:top w:val="single" w:sz="4" w:space="0" w:color="auto"/>
              <w:bottom w:val="single" w:sz="4" w:space="0" w:color="auto"/>
            </w:tcBorders>
          </w:tcPr>
          <w:p w14:paraId="10680700" w14:textId="77777777" w:rsidR="00B96DAA" w:rsidRDefault="00000000">
            <w:pPr>
              <w:pStyle w:val="Compact"/>
              <w:jc w:val="center"/>
            </w:pPr>
            <w:r>
              <w:t>Period (Ma)</w:t>
            </w:r>
          </w:p>
        </w:tc>
        <w:tc>
          <w:tcPr>
            <w:tcW w:w="3543" w:type="dxa"/>
            <w:tcBorders>
              <w:top w:val="single" w:sz="4" w:space="0" w:color="auto"/>
              <w:bottom w:val="single" w:sz="4" w:space="0" w:color="auto"/>
            </w:tcBorders>
          </w:tcPr>
          <w:p w14:paraId="01E1467F" w14:textId="77777777" w:rsidR="00B96DAA" w:rsidRDefault="00000000">
            <w:pPr>
              <w:pStyle w:val="Compact"/>
              <w:jc w:val="center"/>
            </w:pPr>
            <w:r>
              <w:t>Frequency (1/Ma)</w:t>
            </w:r>
          </w:p>
        </w:tc>
        <w:tc>
          <w:tcPr>
            <w:tcW w:w="3119" w:type="dxa"/>
            <w:tcBorders>
              <w:top w:val="single" w:sz="4" w:space="0" w:color="auto"/>
              <w:bottom w:val="single" w:sz="4" w:space="0" w:color="auto"/>
            </w:tcBorders>
          </w:tcPr>
          <w:p w14:paraId="3A5A3228" w14:textId="77777777" w:rsidR="00B96DAA" w:rsidRDefault="00000000">
            <w:pPr>
              <w:pStyle w:val="Compact"/>
              <w:jc w:val="center"/>
            </w:pPr>
            <w:r>
              <w:t>Cycle</w:t>
            </w:r>
          </w:p>
        </w:tc>
      </w:tr>
      <w:tr w:rsidR="00B96DAA" w14:paraId="712AA0CE" w14:textId="77777777" w:rsidTr="001C7F0D">
        <w:tc>
          <w:tcPr>
            <w:tcW w:w="2802" w:type="dxa"/>
            <w:tcBorders>
              <w:top w:val="single" w:sz="4" w:space="0" w:color="auto"/>
            </w:tcBorders>
          </w:tcPr>
          <w:p w14:paraId="6FD660AE" w14:textId="77777777" w:rsidR="00B96DAA" w:rsidRDefault="00000000">
            <w:pPr>
              <w:pStyle w:val="Compact"/>
              <w:jc w:val="center"/>
            </w:pPr>
            <w:r>
              <w:t>0.4056795</w:t>
            </w:r>
          </w:p>
        </w:tc>
        <w:tc>
          <w:tcPr>
            <w:tcW w:w="3543" w:type="dxa"/>
            <w:tcBorders>
              <w:top w:val="single" w:sz="4" w:space="0" w:color="auto"/>
            </w:tcBorders>
          </w:tcPr>
          <w:p w14:paraId="0E47E315" w14:textId="77777777" w:rsidR="00B96DAA" w:rsidRDefault="00000000">
            <w:pPr>
              <w:pStyle w:val="Compact"/>
              <w:jc w:val="center"/>
            </w:pPr>
            <w:r>
              <w:t>2.46500</w:t>
            </w:r>
          </w:p>
        </w:tc>
        <w:tc>
          <w:tcPr>
            <w:tcW w:w="3119" w:type="dxa"/>
            <w:tcBorders>
              <w:top w:val="single" w:sz="4" w:space="0" w:color="auto"/>
            </w:tcBorders>
          </w:tcPr>
          <w:p w14:paraId="76DF5772" w14:textId="77777777" w:rsidR="00B96DAA" w:rsidRDefault="00000000">
            <w:pPr>
              <w:pStyle w:val="Compact"/>
              <w:jc w:val="center"/>
            </w:pPr>
            <w:r>
              <w:t>eccentricity</w:t>
            </w:r>
          </w:p>
        </w:tc>
      </w:tr>
      <w:tr w:rsidR="00B96DAA" w14:paraId="5BB2F8B9" w14:textId="77777777" w:rsidTr="001C7F0D">
        <w:tc>
          <w:tcPr>
            <w:tcW w:w="2802" w:type="dxa"/>
          </w:tcPr>
          <w:p w14:paraId="0B67EA5D" w14:textId="77777777" w:rsidR="00B96DAA" w:rsidRDefault="00000000">
            <w:pPr>
              <w:pStyle w:val="Compact"/>
              <w:jc w:val="center"/>
            </w:pPr>
            <w:r>
              <w:t>0.0948767</w:t>
            </w:r>
          </w:p>
        </w:tc>
        <w:tc>
          <w:tcPr>
            <w:tcW w:w="3543" w:type="dxa"/>
          </w:tcPr>
          <w:p w14:paraId="2C969813" w14:textId="77777777" w:rsidR="00B96DAA" w:rsidRDefault="00000000">
            <w:pPr>
              <w:pStyle w:val="Compact"/>
              <w:jc w:val="center"/>
            </w:pPr>
            <w:r>
              <w:t>10.54000</w:t>
            </w:r>
          </w:p>
        </w:tc>
        <w:tc>
          <w:tcPr>
            <w:tcW w:w="3119" w:type="dxa"/>
          </w:tcPr>
          <w:p w14:paraId="2854E3C6" w14:textId="77777777" w:rsidR="00B96DAA" w:rsidRDefault="00000000">
            <w:pPr>
              <w:pStyle w:val="Compact"/>
              <w:jc w:val="center"/>
            </w:pPr>
            <w:r>
              <w:t>eccentricity</w:t>
            </w:r>
          </w:p>
        </w:tc>
      </w:tr>
      <w:tr w:rsidR="00B96DAA" w14:paraId="0E5D607A" w14:textId="77777777" w:rsidTr="001C7F0D">
        <w:tc>
          <w:tcPr>
            <w:tcW w:w="2802" w:type="dxa"/>
          </w:tcPr>
          <w:p w14:paraId="7BFCAA38" w14:textId="77777777" w:rsidR="00B96DAA" w:rsidRDefault="00000000">
            <w:pPr>
              <w:pStyle w:val="Compact"/>
              <w:jc w:val="center"/>
            </w:pPr>
            <w:r>
              <w:t>0.0988631</w:t>
            </w:r>
          </w:p>
        </w:tc>
        <w:tc>
          <w:tcPr>
            <w:tcW w:w="3543" w:type="dxa"/>
          </w:tcPr>
          <w:p w14:paraId="271B1E75" w14:textId="77777777" w:rsidR="00B96DAA" w:rsidRDefault="00000000">
            <w:pPr>
              <w:pStyle w:val="Compact"/>
              <w:jc w:val="center"/>
            </w:pPr>
            <w:r>
              <w:t>10.11500</w:t>
            </w:r>
          </w:p>
        </w:tc>
        <w:tc>
          <w:tcPr>
            <w:tcW w:w="3119" w:type="dxa"/>
          </w:tcPr>
          <w:p w14:paraId="566C2893" w14:textId="77777777" w:rsidR="00B96DAA" w:rsidRDefault="00000000">
            <w:pPr>
              <w:pStyle w:val="Compact"/>
              <w:jc w:val="center"/>
            </w:pPr>
            <w:r>
              <w:t>eccentricity</w:t>
            </w:r>
          </w:p>
        </w:tc>
      </w:tr>
      <w:tr w:rsidR="00B96DAA" w14:paraId="7F2CBE24" w14:textId="77777777" w:rsidTr="001C7F0D">
        <w:tc>
          <w:tcPr>
            <w:tcW w:w="2802" w:type="dxa"/>
          </w:tcPr>
          <w:p w14:paraId="2F4AF054" w14:textId="77777777" w:rsidR="00B96DAA" w:rsidRDefault="00000000">
            <w:pPr>
              <w:pStyle w:val="Compact"/>
              <w:jc w:val="center"/>
            </w:pPr>
            <w:r>
              <w:t>0.0504434</w:t>
            </w:r>
          </w:p>
        </w:tc>
        <w:tc>
          <w:tcPr>
            <w:tcW w:w="3543" w:type="dxa"/>
          </w:tcPr>
          <w:p w14:paraId="68F28F58" w14:textId="77777777" w:rsidR="00B96DAA" w:rsidRDefault="00000000">
            <w:pPr>
              <w:pStyle w:val="Compact"/>
              <w:jc w:val="center"/>
            </w:pPr>
            <w:r>
              <w:t>19.82420</w:t>
            </w:r>
          </w:p>
        </w:tc>
        <w:tc>
          <w:tcPr>
            <w:tcW w:w="3119" w:type="dxa"/>
          </w:tcPr>
          <w:p w14:paraId="3C721217" w14:textId="77777777" w:rsidR="00B96DAA" w:rsidRDefault="00000000">
            <w:pPr>
              <w:pStyle w:val="Compact"/>
              <w:jc w:val="center"/>
            </w:pPr>
            <w:r>
              <w:t>obliquity</w:t>
            </w:r>
          </w:p>
        </w:tc>
      </w:tr>
      <w:tr w:rsidR="00B96DAA" w14:paraId="2BF887D5" w14:textId="77777777" w:rsidTr="001C7F0D">
        <w:tc>
          <w:tcPr>
            <w:tcW w:w="2802" w:type="dxa"/>
          </w:tcPr>
          <w:p w14:paraId="72875759" w14:textId="77777777" w:rsidR="00B96DAA" w:rsidRDefault="00000000">
            <w:pPr>
              <w:pStyle w:val="Compact"/>
              <w:jc w:val="center"/>
            </w:pPr>
            <w:r>
              <w:t>0.0391000</w:t>
            </w:r>
          </w:p>
        </w:tc>
        <w:tc>
          <w:tcPr>
            <w:tcW w:w="3543" w:type="dxa"/>
          </w:tcPr>
          <w:p w14:paraId="4D2EDD4E" w14:textId="77777777" w:rsidR="00B96DAA" w:rsidRDefault="00000000">
            <w:pPr>
              <w:pStyle w:val="Compact"/>
              <w:jc w:val="center"/>
            </w:pPr>
            <w:r>
              <w:t>25.57545</w:t>
            </w:r>
          </w:p>
        </w:tc>
        <w:tc>
          <w:tcPr>
            <w:tcW w:w="3119" w:type="dxa"/>
          </w:tcPr>
          <w:p w14:paraId="19ECC970" w14:textId="77777777" w:rsidR="00B96DAA" w:rsidRDefault="00000000">
            <w:pPr>
              <w:pStyle w:val="Compact"/>
              <w:jc w:val="center"/>
            </w:pPr>
            <w:r>
              <w:t>obliquity</w:t>
            </w:r>
          </w:p>
        </w:tc>
      </w:tr>
      <w:tr w:rsidR="00B96DAA" w14:paraId="7A5887D3" w14:textId="77777777" w:rsidTr="001C7F0D">
        <w:tc>
          <w:tcPr>
            <w:tcW w:w="2802" w:type="dxa"/>
          </w:tcPr>
          <w:p w14:paraId="787FCE6B" w14:textId="77777777" w:rsidR="00B96DAA" w:rsidRDefault="00000000">
            <w:pPr>
              <w:pStyle w:val="Compact"/>
              <w:jc w:val="center"/>
            </w:pPr>
            <w:r>
              <w:t>0.0279130</w:t>
            </w:r>
          </w:p>
        </w:tc>
        <w:tc>
          <w:tcPr>
            <w:tcW w:w="3543" w:type="dxa"/>
          </w:tcPr>
          <w:p w14:paraId="5A1EC91E" w14:textId="77777777" w:rsidR="00B96DAA" w:rsidRDefault="00000000">
            <w:pPr>
              <w:pStyle w:val="Compact"/>
              <w:jc w:val="center"/>
            </w:pPr>
            <w:r>
              <w:t>35.82561</w:t>
            </w:r>
          </w:p>
        </w:tc>
        <w:tc>
          <w:tcPr>
            <w:tcW w:w="3119" w:type="dxa"/>
          </w:tcPr>
          <w:p w14:paraId="6A167377" w14:textId="77777777" w:rsidR="00B96DAA" w:rsidRDefault="00000000">
            <w:pPr>
              <w:pStyle w:val="Compact"/>
              <w:jc w:val="center"/>
            </w:pPr>
            <w:r>
              <w:t>obliquity</w:t>
            </w:r>
          </w:p>
        </w:tc>
      </w:tr>
      <w:tr w:rsidR="00B96DAA" w14:paraId="267BBDBD" w14:textId="77777777" w:rsidTr="001C7F0D">
        <w:tc>
          <w:tcPr>
            <w:tcW w:w="2802" w:type="dxa"/>
            <w:tcBorders>
              <w:bottom w:val="single" w:sz="4" w:space="0" w:color="auto"/>
            </w:tcBorders>
          </w:tcPr>
          <w:p w14:paraId="315FA390" w14:textId="77777777" w:rsidR="00B96DAA" w:rsidRDefault="00000000">
            <w:pPr>
              <w:pStyle w:val="Compact"/>
              <w:jc w:val="center"/>
            </w:pPr>
            <w:r>
              <w:t>0.0224100</w:t>
            </w:r>
          </w:p>
        </w:tc>
        <w:tc>
          <w:tcPr>
            <w:tcW w:w="3543" w:type="dxa"/>
            <w:tcBorders>
              <w:bottom w:val="single" w:sz="4" w:space="0" w:color="auto"/>
            </w:tcBorders>
          </w:tcPr>
          <w:p w14:paraId="3D12932B" w14:textId="77777777" w:rsidR="00B96DAA" w:rsidRDefault="00000000">
            <w:pPr>
              <w:pStyle w:val="Compact"/>
              <w:jc w:val="center"/>
            </w:pPr>
            <w:r>
              <w:t>44.62294</w:t>
            </w:r>
          </w:p>
        </w:tc>
        <w:tc>
          <w:tcPr>
            <w:tcW w:w="3119" w:type="dxa"/>
            <w:tcBorders>
              <w:bottom w:val="single" w:sz="4" w:space="0" w:color="auto"/>
            </w:tcBorders>
          </w:tcPr>
          <w:p w14:paraId="0CA4B9E2" w14:textId="77777777" w:rsidR="00B96DAA" w:rsidRDefault="00000000">
            <w:pPr>
              <w:pStyle w:val="Compact"/>
              <w:jc w:val="center"/>
            </w:pPr>
            <w:r>
              <w:t>precession</w:t>
            </w:r>
          </w:p>
        </w:tc>
      </w:tr>
    </w:tbl>
    <w:bookmarkEnd w:id="232"/>
    <w:p w14:paraId="742ABCB2" w14:textId="55670EDB" w:rsidR="00B96DAA" w:rsidRDefault="00000000">
      <w:pPr>
        <w:pStyle w:val="BodyText"/>
      </w:pPr>
      <w:r>
        <w:t xml:space="preserve">We used </w:t>
      </w:r>
      <w:proofErr w:type="spellStart"/>
      <w:r>
        <w:rPr>
          <w:rStyle w:val="VerbatimChar"/>
        </w:rPr>
        <w:t>astroBayes</w:t>
      </w:r>
      <w:proofErr w:type="spellEnd"/>
      <w:r>
        <w:t xml:space="preserve"> to develop a new age-depth model for the Bridge Creek Limestone Member using the </w:t>
      </w:r>
      <w:proofErr w:type="spellStart"/>
      <w:r>
        <w:t>the</w:t>
      </w:r>
      <w:proofErr w:type="spellEnd"/>
      <w:r>
        <w:t xml:space="preserve"> grayscale record of Meyers et al. (2001) and </w:t>
      </w:r>
      <w:r>
        <w:rPr>
          <w:vertAlign w:val="superscript"/>
        </w:rPr>
        <w:t>40</w:t>
      </w:r>
      <w:r>
        <w:t>Ar/</w:t>
      </w:r>
      <w:r>
        <w:rPr>
          <w:vertAlign w:val="superscript"/>
        </w:rPr>
        <w:t>39</w:t>
      </w:r>
      <w:r>
        <w:t xml:space="preserve">Ar ages of Meyers et al. (2012) and </w:t>
      </w:r>
      <w:del w:id="247" w:author="STEPHEN R MEYERS" w:date="2023-07-20T11:36:00Z">
        <w:r w:rsidDel="00252227">
          <w:delText xml:space="preserve">a and </w:delText>
        </w:r>
      </w:del>
      <w:r>
        <w:t xml:space="preserve">a suite of </w:t>
      </w:r>
      <w:ins w:id="248" w:author="STEPHEN R MEYERS" w:date="2023-07-20T11:36:00Z">
        <w:r w:rsidR="00252227">
          <w:t xml:space="preserve">target </w:t>
        </w:r>
      </w:ins>
      <w:r>
        <w:t>astronomical frequencies (Table 4). We divided the Bridge Creek Limestone grayscale record (Figure 5A) into three layers based on the observed shifts in the high spectral amplitude frequency-track (~1.1 cycles/m) at about 5.5 and the reported hiatus at 9.5 meters (Meyers and Sageman, 2004) depth (Figure 5C).</w:t>
      </w:r>
    </w:p>
    <w:p w14:paraId="2695EBFB" w14:textId="575F8F3C" w:rsidR="00B96DAA" w:rsidRDefault="008C21B4" w:rsidP="001C7F0D">
      <w:pPr>
        <w:pStyle w:val="CaptionedFigure"/>
        <w:jc w:val="center"/>
      </w:pPr>
      <w:r>
        <w:rPr>
          <w:noProof/>
        </w:rPr>
        <w:lastRenderedPageBreak/>
        <w:drawing>
          <wp:inline distT="0" distB="0" distL="0" distR="0" wp14:anchorId="0806DE7F" wp14:editId="5EF68E84">
            <wp:extent cx="3429000" cy="3429000"/>
            <wp:effectExtent l="0" t="0" r="0" b="0"/>
            <wp:docPr id="1146974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4017" name="Picture 1146974017"/>
                    <pic:cNvPicPr/>
                  </pic:nvPicPr>
                  <pic:blipFill>
                    <a:blip r:embed="rId14">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608AC4A3" w14:textId="15211F00" w:rsidR="00B96DAA" w:rsidRDefault="00000000">
      <w:pPr>
        <w:pStyle w:val="ImageCaption"/>
      </w:pPr>
      <w:r>
        <w:t xml:space="preserve">Figure 6: A) Periodogram of the Bridge Creek Limestone Member greyscale data after applying the median </w:t>
      </w:r>
      <w:proofErr w:type="spellStart"/>
      <w:r>
        <w:rPr>
          <w:rStyle w:val="VerbatimChar"/>
        </w:rPr>
        <w:t>astroBayes</w:t>
      </w:r>
      <w:proofErr w:type="spellEnd"/>
      <w:r>
        <w:t xml:space="preserve"> age-depth model. The solid red line is the AR1 red noise </w:t>
      </w:r>
      <w:proofErr w:type="gramStart"/>
      <w:r>
        <w:t>background</w:t>
      </w:r>
      <w:proofErr w:type="gramEnd"/>
      <w:r>
        <w:t xml:space="preserve"> and the dashed red line is the 95% confidence interval. B) Evolutive harmonic analysis of Astrologic Bridge Creek Limestone Member greyscale data after applying the median </w:t>
      </w:r>
      <w:proofErr w:type="spellStart"/>
      <w:r>
        <w:rPr>
          <w:rStyle w:val="VerbatimChar"/>
        </w:rPr>
        <w:t>astroBayes</w:t>
      </w:r>
      <w:proofErr w:type="spellEnd"/>
      <w:r>
        <w:t xml:space="preserve"> age-depth model. In both panels astronomical frequencies (Table 4) used in model construction are shown as vertical dashed lines. Note that in panel B the distortion from variations in sedimentation rate (compared with Figure 5C) has been removed.</w:t>
      </w:r>
    </w:p>
    <w:p w14:paraId="46A693DB" w14:textId="02EB2D41" w:rsidR="00B96DAA" w:rsidRDefault="00000000">
      <w:pPr>
        <w:pStyle w:val="BodyText"/>
      </w:pPr>
      <w:r>
        <w:t>Evolutive harmonic analysis of the greyscale record after applying the median age-depth model</w:t>
      </w:r>
      <w:del w:id="249" w:author="STEPHEN R MEYERS" w:date="2023-07-20T12:01:00Z">
        <w:r w:rsidDel="002631DD">
          <w:delText>,</w:delText>
        </w:r>
      </w:del>
      <w:r>
        <w:t xml:space="preserve"> reveals stable, high amplitude, eccentricity (~10 cycles/Ma) and obliquity (~20 cycles/Ma) scale frequencies, suggesting that age-depth modeling has successfully removed distortion of these astronomical frequencies </w:t>
      </w:r>
      <w:proofErr w:type="gramStart"/>
      <w:r>
        <w:t>as a result of</w:t>
      </w:r>
      <w:proofErr w:type="gramEnd"/>
      <w:r>
        <w:t xml:space="preserve"> varying sedimentation rates (Figure 6). The estimated hiatus duration</w:t>
      </w:r>
      <w:ins w:id="250" w:author="STEPHEN R MEYERS" w:date="2023-07-20T12:00:00Z">
        <w:r w:rsidR="002631DD">
          <w:t xml:space="preserve"> has a maximum density at 0.021 Ma</w:t>
        </w:r>
      </w:ins>
      <w:ins w:id="251" w:author="STEPHEN R MEYERS" w:date="2023-07-20T12:01:00Z">
        <w:r w:rsidR="002631DD">
          <w:t>,</w:t>
        </w:r>
      </w:ins>
      <w:r>
        <w:t xml:space="preserve"> </w:t>
      </w:r>
      <w:del w:id="252" w:author="STEPHEN R MEYERS" w:date="2023-07-20T12:00:00Z">
        <w:r w:rsidDel="002631DD">
          <w:delText xml:space="preserve">is somewhat longer than the </w:delText>
        </w:r>
      </w:del>
      <w:ins w:id="253" w:author="STEPHEN R MEYERS" w:date="2023-07-20T12:00:00Z">
        <w:r w:rsidR="002631DD">
          <w:t xml:space="preserve">comparable to that </w:t>
        </w:r>
      </w:ins>
      <w:r>
        <w:t xml:space="preserve">previously reported </w:t>
      </w:r>
      <w:ins w:id="254" w:author="STEPHEN R MEYERS" w:date="2023-07-20T11:58:00Z">
        <w:r w:rsidR="002631DD">
          <w:t>in Meyers and Sa</w:t>
        </w:r>
      </w:ins>
      <w:ins w:id="255" w:author="STEPHEN R MEYERS" w:date="2023-07-20T11:59:00Z">
        <w:r w:rsidR="002631DD">
          <w:t xml:space="preserve">geman </w:t>
        </w:r>
      </w:ins>
      <w:r>
        <w:t>(</w:t>
      </w:r>
      <w:ins w:id="256" w:author="STEPHEN R MEYERS" w:date="2023-07-20T11:59:00Z">
        <w:r w:rsidR="002631DD">
          <w:t xml:space="preserve">2004; </w:t>
        </w:r>
      </w:ins>
      <w:r>
        <w:t xml:space="preserve">0.079 – 0.0254 Ma), </w:t>
      </w:r>
      <w:ins w:id="257" w:author="STEPHEN R MEYERS" w:date="2023-07-20T12:00:00Z">
        <w:r w:rsidR="002631DD">
          <w:t xml:space="preserve">but </w:t>
        </w:r>
      </w:ins>
      <w:r>
        <w:t>with a median duration of 0.104 Ma</w:t>
      </w:r>
      <w:ins w:id="258" w:author="STEPHEN R MEYERS" w:date="2023-07-20T12:01:00Z">
        <w:r w:rsidR="002631DD">
          <w:t>,</w:t>
        </w:r>
      </w:ins>
      <w:r>
        <w:t xml:space="preserve"> </w:t>
      </w:r>
      <w:del w:id="259" w:author="STEPHEN R MEYERS" w:date="2023-07-20T12:00:00Z">
        <w:r w:rsidDel="002631DD">
          <w:delText xml:space="preserve">and maximum density at 0.021 Ma </w:delText>
        </w:r>
      </w:del>
      <w:r>
        <w:t xml:space="preserve">suggesting an eccentricity or precession scale hiatus </w:t>
      </w:r>
      <w:ins w:id="260" w:author="STEPHEN R MEYERS" w:date="2023-07-20T12:01:00Z">
        <w:r w:rsidR="002631DD">
          <w:t>(</w:t>
        </w:r>
      </w:ins>
      <w:r>
        <w:t>Figure 7</w:t>
      </w:r>
      <w:ins w:id="261" w:author="STEPHEN R MEYERS" w:date="2023-07-20T12:01:00Z">
        <w:r w:rsidR="002631DD">
          <w:t>)</w:t>
        </w:r>
      </w:ins>
      <w:r>
        <w:t xml:space="preserve">. However, the previous estimates </w:t>
      </w:r>
      <w:ins w:id="262" w:author="STEPHEN R MEYERS" w:date="2023-07-20T12:02:00Z">
        <w:r w:rsidR="002631DD">
          <w:t xml:space="preserve">of Meyers and Sageman (2004) </w:t>
        </w:r>
      </w:ins>
      <w:r>
        <w:t xml:space="preserve">are explicitly minimum duration estimations and fall within the 95% credible interval of the </w:t>
      </w:r>
      <w:proofErr w:type="spellStart"/>
      <w:r>
        <w:rPr>
          <w:rStyle w:val="VerbatimChar"/>
        </w:rPr>
        <w:t>astroBayes</w:t>
      </w:r>
      <w:proofErr w:type="spellEnd"/>
      <w:r>
        <w:t xml:space="preserve"> modeled duration.</w:t>
      </w:r>
    </w:p>
    <w:p w14:paraId="7F830EF3" w14:textId="00A66B41" w:rsidR="00B96DAA" w:rsidRDefault="008C21B4" w:rsidP="008C21B4">
      <w:pPr>
        <w:pStyle w:val="CaptionedFigure"/>
        <w:jc w:val="center"/>
      </w:pPr>
      <w:r>
        <w:rPr>
          <w:noProof/>
        </w:rPr>
        <w:lastRenderedPageBreak/>
        <w:drawing>
          <wp:inline distT="0" distB="0" distL="0" distR="0" wp14:anchorId="0B6D5556" wp14:editId="756DEE5A">
            <wp:extent cx="2032000" cy="2260600"/>
            <wp:effectExtent l="0" t="0" r="0" b="0"/>
            <wp:docPr id="2118297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7361" name="Picture 2118297361"/>
                    <pic:cNvPicPr/>
                  </pic:nvPicPr>
                  <pic:blipFill>
                    <a:blip r:embed="rId15">
                      <a:extLst>
                        <a:ext uri="{28A0092B-C50C-407E-A947-70E740481C1C}">
                          <a14:useLocalDpi xmlns:a14="http://schemas.microsoft.com/office/drawing/2010/main" val="0"/>
                        </a:ext>
                      </a:extLst>
                    </a:blip>
                    <a:stretch>
                      <a:fillRect/>
                    </a:stretch>
                  </pic:blipFill>
                  <pic:spPr>
                    <a:xfrm>
                      <a:off x="0" y="0"/>
                      <a:ext cx="2032000" cy="2260600"/>
                    </a:xfrm>
                    <a:prstGeom prst="rect">
                      <a:avLst/>
                    </a:prstGeom>
                  </pic:spPr>
                </pic:pic>
              </a:graphicData>
            </a:graphic>
          </wp:inline>
        </w:drawing>
      </w:r>
    </w:p>
    <w:p w14:paraId="61E16AAC" w14:textId="77777777" w:rsidR="00B96DAA" w:rsidRDefault="00000000">
      <w:pPr>
        <w:pStyle w:val="ImageCaption"/>
      </w:pPr>
      <w:r>
        <w:t>Figure 7: Modeled hiatus duration for the Bridge Creek Limestone Member.</w:t>
      </w:r>
    </w:p>
    <w:p w14:paraId="1FC645FE" w14:textId="77777777" w:rsidR="00B96DAA" w:rsidRDefault="00000000">
      <w:pPr>
        <w:pStyle w:val="BodyText"/>
      </w:pPr>
      <w:r>
        <w:t xml:space="preserve">Finally, we calculated the age of the Cenomanian-Turonian boundary as 93.87±0.15 Ma (median±95%CI). This age is essentially indistinguishable from the previous age of 93.90±0.15 Ma reported by Meyers et al. (2012), suggesting that </w:t>
      </w:r>
      <w:proofErr w:type="spellStart"/>
      <w:r>
        <w:rPr>
          <w:rStyle w:val="VerbatimChar"/>
        </w:rPr>
        <w:t>astroBayes</w:t>
      </w:r>
      <w:proofErr w:type="spellEnd"/>
      <w:r>
        <w:t xml:space="preserve"> produces comparable results. Crucially however, our model provides a continuous record of age for the Bridge Creek Limestone Member which can be used to interpret the boundary ages and durations of several ammonite biozones present in the section (Meyers et al., 2012, 2001) and foster correlations to other calibrated sections.</w:t>
      </w:r>
    </w:p>
    <w:p w14:paraId="1477DE45" w14:textId="77777777" w:rsidR="00B96DAA" w:rsidRDefault="00000000">
      <w:pPr>
        <w:pStyle w:val="BodyText"/>
      </w:pPr>
      <w:r>
        <w:rPr>
          <w:highlight w:val="yellow"/>
        </w:rPr>
        <w:t xml:space="preserve">This could use some concluding remarks or basin-wide implications of the new age model. Perhaps we should calculate the age/duration of the ammonite bio zones as </w:t>
      </w:r>
      <w:proofErr w:type="gramStart"/>
      <w:r>
        <w:rPr>
          <w:highlight w:val="yellow"/>
        </w:rPr>
        <w:t>well</w:t>
      </w:r>
      <w:proofErr w:type="gramEnd"/>
    </w:p>
    <w:p w14:paraId="5596AAFF" w14:textId="77777777" w:rsidR="00B96DAA" w:rsidRDefault="00000000" w:rsidP="00EA0317">
      <w:pPr>
        <w:pStyle w:val="Heading1"/>
      </w:pPr>
      <w:bookmarkStart w:id="263" w:name="conclusions"/>
      <w:bookmarkEnd w:id="206"/>
      <w:bookmarkEnd w:id="220"/>
      <w:r>
        <w:t>Conclusions</w:t>
      </w:r>
    </w:p>
    <w:p w14:paraId="102ADFBE" w14:textId="7A3630B7" w:rsidR="00B96DAA" w:rsidRDefault="00000000">
      <w:pPr>
        <w:pStyle w:val="FirstParagraph"/>
      </w:pPr>
      <w:r>
        <w:t xml:space="preserve">Radioisotopic geochronology and </w:t>
      </w:r>
      <w:proofErr w:type="spellStart"/>
      <w:r>
        <w:t>astrochronology</w:t>
      </w:r>
      <w:proofErr w:type="spellEnd"/>
      <w:r>
        <w:t xml:space="preserve"> underly the development of age-depth models that translate stratigraphic position to numerical time. In turn, these models are crucial to the evaluation climate proxy records and the development of the geologic time scale. Existing Bayesian methods for age-depth modeling rely only on radioisotopic dates and </w:t>
      </w:r>
      <w:proofErr w:type="gramStart"/>
      <w:r>
        <w:t>as a consequence</w:t>
      </w:r>
      <w:proofErr w:type="gramEnd"/>
      <w:r>
        <w:t xml:space="preserve">, cannot natively incorporate astronomical constraints on the passage of time. </w:t>
      </w:r>
      <w:proofErr w:type="gramStart"/>
      <w:r>
        <w:t>However</w:t>
      </w:r>
      <w:proofErr w:type="gramEnd"/>
      <w:r>
        <w:t xml:space="preserve"> </w:t>
      </w:r>
      <w:proofErr w:type="spellStart"/>
      <w:r>
        <w:lastRenderedPageBreak/>
        <w:t>astrochronology</w:t>
      </w:r>
      <w:proofErr w:type="spellEnd"/>
      <w:r>
        <w:t xml:space="preserve"> is a rich source of chronologic information and its explicit inclusion in the calculation of age-depth models can substantially improve model accuracy and precision. Here we have presented a new joint Bayesian inversion of radioisotopic and astronomical data, </w:t>
      </w:r>
      <w:proofErr w:type="spellStart"/>
      <w:r>
        <w:rPr>
          <w:rStyle w:val="VerbatimChar"/>
        </w:rPr>
        <w:t>astroBayes</w:t>
      </w:r>
      <w:proofErr w:type="spellEnd"/>
      <w:r>
        <w:t xml:space="preserve">. </w:t>
      </w:r>
      <w:proofErr w:type="spellStart"/>
      <w:r>
        <w:rPr>
          <w:rStyle w:val="VerbatimChar"/>
        </w:rPr>
        <w:t>astroBayes</w:t>
      </w:r>
      <w:proofErr w:type="spellEnd"/>
      <w:r>
        <w:t xml:space="preserve"> is freely available as an </w:t>
      </w:r>
      <w:r>
        <w:rPr>
          <w:rStyle w:val="VerbatimChar"/>
        </w:rPr>
        <w:t>R</w:t>
      </w:r>
      <w:r>
        <w:t xml:space="preserve"> package and contains a variety of functions for the creation and use of age-depth models including modeling, prediction, and plotting. Our testing shows that </w:t>
      </w:r>
      <w:proofErr w:type="spellStart"/>
      <w:r>
        <w:rPr>
          <w:rStyle w:val="VerbatimChar"/>
        </w:rPr>
        <w:t>astroBayes</w:t>
      </w:r>
      <w:proofErr w:type="spellEnd"/>
      <w:r>
        <w:t xml:space="preserve"> outperforms dates-only age-depth models and produces chronologies that are simultaneously consistent with </w:t>
      </w:r>
      <w:proofErr w:type="spellStart"/>
      <w:r>
        <w:t>astrochronology</w:t>
      </w:r>
      <w:proofErr w:type="spellEnd"/>
      <w:r>
        <w:t xml:space="preserve"> and radioisotopic dates with substantially smaller model uncertainties. Reducing the uncertainty associated with geochronological data, either as discrete dates or age-depth models, allows the testing of cause-and-effect of interrelated climatological and biological events over the course of </w:t>
      </w:r>
      <w:del w:id="264" w:author="Robin Trayler" w:date="2023-07-21T09:07:00Z">
        <w:r w:rsidDel="00DB1B69">
          <w:delText>earths</w:delText>
        </w:r>
      </w:del>
      <w:ins w:id="265" w:author="Robin Trayler" w:date="2023-07-21T09:07:00Z">
        <w:r w:rsidR="00DB1B69">
          <w:t>earth’s</w:t>
        </w:r>
      </w:ins>
      <w:r>
        <w:t xml:space="preserve"> history (Burgess and Bowring, 2015; Schmitz and Kuiper, 2013) and allows the correlation of geologic events among and between basins </w:t>
      </w:r>
      <w:proofErr w:type="spellStart"/>
      <w:r>
        <w:t>world wide</w:t>
      </w:r>
      <w:proofErr w:type="spellEnd"/>
      <w:r>
        <w:t>.</w:t>
      </w:r>
    </w:p>
    <w:p w14:paraId="57D62D1A" w14:textId="77777777" w:rsidR="00B96DAA" w:rsidRDefault="00000000" w:rsidP="00EA0317">
      <w:pPr>
        <w:pStyle w:val="Heading1"/>
      </w:pPr>
      <w:bookmarkStart w:id="266" w:name="acknowledgements"/>
      <w:bookmarkEnd w:id="263"/>
      <w:r>
        <w:t>Acknowledgements</w:t>
      </w:r>
    </w:p>
    <w:p w14:paraId="4E8D174F" w14:textId="77777777" w:rsidR="00B96DAA" w:rsidRDefault="00000000">
      <w:pPr>
        <w:pStyle w:val="FirstParagraph"/>
      </w:pPr>
      <w:r>
        <w:t xml:space="preserve">We thank Dr. Matthias </w:t>
      </w:r>
      <w:proofErr w:type="spellStart"/>
      <w:r>
        <w:t>Sinnesael</w:t>
      </w:r>
      <w:proofErr w:type="spellEnd"/>
      <w:r>
        <w:t xml:space="preserve"> for providing the </w:t>
      </w:r>
      <w:proofErr w:type="spellStart"/>
      <w:r>
        <w:t>Cyclostratigraphy</w:t>
      </w:r>
      <w:proofErr w:type="spellEnd"/>
      <w:r>
        <w:t xml:space="preserve"> Inter-comparison Project data used for model testing. We also thank Dr. Jacob Anderson and Dr. Alberto </w:t>
      </w:r>
      <w:proofErr w:type="spellStart"/>
      <w:r>
        <w:t>Malinverno</w:t>
      </w:r>
      <w:proofErr w:type="spellEnd"/>
      <w:r>
        <w:t xml:space="preserve"> for insightful discussions during the development of this project. This work was supported by National Science Foundation grants EAR-1813088 (MDS) and EAR-1813278 (SRM).</w:t>
      </w:r>
    </w:p>
    <w:p w14:paraId="15C41BE0" w14:textId="77777777" w:rsidR="00B96DAA" w:rsidRDefault="00000000" w:rsidP="00EA0317">
      <w:pPr>
        <w:pStyle w:val="Heading1"/>
      </w:pPr>
      <w:bookmarkStart w:id="267" w:name="author-contribution"/>
      <w:bookmarkEnd w:id="266"/>
      <w:r>
        <w:t>Author contribution</w:t>
      </w:r>
    </w:p>
    <w:p w14:paraId="1F6E229D" w14:textId="77777777" w:rsidR="00B96DAA" w:rsidRDefault="00000000">
      <w:pPr>
        <w:pStyle w:val="FirstParagraph"/>
      </w:pPr>
      <w:r>
        <w:t xml:space="preserve">RBT, and MDS conceived the project and developed the modeling framework with input from SRM. RBT wrote the code for the </w:t>
      </w:r>
      <w:proofErr w:type="spellStart"/>
      <w:r>
        <w:rPr>
          <w:rStyle w:val="VerbatimChar"/>
        </w:rPr>
        <w:t>astroBayes</w:t>
      </w:r>
      <w:proofErr w:type="spellEnd"/>
      <w:r>
        <w:t xml:space="preserve"> </w:t>
      </w:r>
      <w:r>
        <w:rPr>
          <w:rStyle w:val="VerbatimChar"/>
        </w:rPr>
        <w:t>R</w:t>
      </w:r>
      <w:r>
        <w:t xml:space="preserve"> package and performed testing and validation with input from SRM and MDS. RBT, MDS, and SRM wrote and edited the manuscript.</w:t>
      </w:r>
    </w:p>
    <w:p w14:paraId="5F32AA63" w14:textId="77777777" w:rsidR="00B96DAA" w:rsidRDefault="00000000" w:rsidP="00EA0317">
      <w:pPr>
        <w:pStyle w:val="Heading1"/>
      </w:pPr>
      <w:bookmarkStart w:id="268" w:name="references"/>
      <w:bookmarkEnd w:id="267"/>
      <w:r>
        <w:lastRenderedPageBreak/>
        <w:t>References</w:t>
      </w:r>
    </w:p>
    <w:p w14:paraId="2466299C" w14:textId="613C5D3C" w:rsidR="00144F17" w:rsidRDefault="00144F17" w:rsidP="00837CFC">
      <w:pPr>
        <w:pStyle w:val="Bibliography"/>
        <w:rPr>
          <w:ins w:id="269" w:author="STEPHEN R MEYERS" w:date="2023-07-20T12:10:00Z"/>
        </w:rPr>
      </w:pPr>
      <w:bookmarkStart w:id="270" w:name="ref-blaauw2011"/>
      <w:bookmarkStart w:id="271" w:name="refs"/>
      <w:ins w:id="272" w:author="STEPHEN R MEYERS" w:date="2023-07-20T12:10:00Z">
        <w:r w:rsidRPr="00144F17">
          <w:t>B</w:t>
        </w:r>
        <w:r>
          <w:t>erger</w:t>
        </w:r>
        <w:r w:rsidRPr="00144F17">
          <w:t xml:space="preserve">, A., </w:t>
        </w:r>
        <w:proofErr w:type="spellStart"/>
        <w:r w:rsidRPr="00144F17">
          <w:t>L</w:t>
        </w:r>
        <w:r>
          <w:t>outre</w:t>
        </w:r>
        <w:proofErr w:type="spellEnd"/>
        <w:r w:rsidRPr="00144F17">
          <w:t xml:space="preserve">, M.F., </w:t>
        </w:r>
        <w:r>
          <w:t>and</w:t>
        </w:r>
        <w:r w:rsidRPr="00144F17">
          <w:t xml:space="preserve"> </w:t>
        </w:r>
        <w:proofErr w:type="spellStart"/>
        <w:r w:rsidRPr="00144F17">
          <w:t>L</w:t>
        </w:r>
        <w:r>
          <w:t>askar</w:t>
        </w:r>
        <w:proofErr w:type="spellEnd"/>
        <w:r w:rsidRPr="00144F17">
          <w:t>, J.</w:t>
        </w:r>
      </w:ins>
      <w:ins w:id="273" w:author="STEPHEN R MEYERS" w:date="2023-07-20T12:11:00Z">
        <w:r>
          <w:t>:</w:t>
        </w:r>
      </w:ins>
      <w:ins w:id="274" w:author="STEPHEN R MEYERS" w:date="2023-07-20T12:10:00Z">
        <w:r w:rsidRPr="00144F17">
          <w:t xml:space="preserve"> Stability of the astronomical frequencies over the Earth’s history for paleoclimate studies</w:t>
        </w:r>
      </w:ins>
      <w:ins w:id="275" w:author="STEPHEN R MEYERS" w:date="2023-07-20T12:11:00Z">
        <w:r>
          <w:t>,</w:t>
        </w:r>
      </w:ins>
      <w:ins w:id="276" w:author="STEPHEN R MEYERS" w:date="2023-07-20T12:10:00Z">
        <w:r w:rsidRPr="00144F17">
          <w:t xml:space="preserve"> Science, 255, 560–566</w:t>
        </w:r>
      </w:ins>
      <w:ins w:id="277" w:author="STEPHEN R MEYERS" w:date="2023-07-20T12:11:00Z">
        <w:r>
          <w:t>, 1992.</w:t>
        </w:r>
      </w:ins>
    </w:p>
    <w:p w14:paraId="35BF9180" w14:textId="2ECDB359" w:rsidR="00B96DAA" w:rsidRDefault="00000000" w:rsidP="00837CFC">
      <w:pPr>
        <w:pStyle w:val="Bibliography"/>
      </w:pPr>
      <w:proofErr w:type="spellStart"/>
      <w:r>
        <w:t>Blaauw</w:t>
      </w:r>
      <w:proofErr w:type="spellEnd"/>
      <w:r>
        <w:t>, M. and Christen, J. A.: Flexible paleoclimate age-depth models using an autoregressive gamma process, Bayesian Analysis, 6, 457–474, 2011.</w:t>
      </w:r>
    </w:p>
    <w:p w14:paraId="113DA6CE" w14:textId="77777777" w:rsidR="00B96DAA" w:rsidRDefault="00000000" w:rsidP="00837CFC">
      <w:pPr>
        <w:pStyle w:val="Bibliography"/>
      </w:pPr>
      <w:bookmarkStart w:id="278" w:name="ref-blaauw2012"/>
      <w:bookmarkEnd w:id="270"/>
      <w:proofErr w:type="spellStart"/>
      <w:r>
        <w:t>Blaauw</w:t>
      </w:r>
      <w:proofErr w:type="spellEnd"/>
      <w:r>
        <w:t xml:space="preserve">, M. and Heegaard, E.: Estimation </w:t>
      </w:r>
      <w:proofErr w:type="gramStart"/>
      <w:r>
        <w:t>Of</w:t>
      </w:r>
      <w:proofErr w:type="gramEnd"/>
      <w:r>
        <w:t xml:space="preserve"> Age-Depth Relationships, in: Tracking Environmental Change Using Lake Sediments, Springer, 379–413, 2012.</w:t>
      </w:r>
    </w:p>
    <w:p w14:paraId="0534F55F" w14:textId="77777777" w:rsidR="00B96DAA" w:rsidRDefault="00000000" w:rsidP="00837CFC">
      <w:pPr>
        <w:pStyle w:val="Bibliography"/>
      </w:pPr>
      <w:bookmarkStart w:id="279" w:name="ref-blaauw2018"/>
      <w:bookmarkEnd w:id="278"/>
      <w:proofErr w:type="spellStart"/>
      <w:r>
        <w:t>Blaauw</w:t>
      </w:r>
      <w:proofErr w:type="spellEnd"/>
      <w:r>
        <w:t>, M., Christen, J. A., Bennett, K. D., and Reimer, P. J.: Double the dates and go for Bayes of model choice, dating density and quality on chronologies, Quaternary Science Reviews, 188, 58–66, 2018.</w:t>
      </w:r>
    </w:p>
    <w:p w14:paraId="5BB5EA64" w14:textId="77777777" w:rsidR="00B96DAA" w:rsidRDefault="00000000" w:rsidP="00837CFC">
      <w:pPr>
        <w:pStyle w:val="Bibliography"/>
      </w:pPr>
      <w:bookmarkStart w:id="280" w:name="ref-bowring2003"/>
      <w:bookmarkEnd w:id="279"/>
      <w:r>
        <w:t>Bowring, S. A. and Schmitz, M. D.: High-precision U-Pb zircon geochronology and the stratigraphic record, Reviews in Mineralogy and Geochemistry, 53, 305–326, 2003.</w:t>
      </w:r>
    </w:p>
    <w:p w14:paraId="6CEDF6F6" w14:textId="77777777" w:rsidR="00B96DAA" w:rsidRDefault="00000000" w:rsidP="00837CFC">
      <w:pPr>
        <w:pStyle w:val="Bibliography"/>
      </w:pPr>
      <w:bookmarkStart w:id="281" w:name="ref-buck1991"/>
      <w:bookmarkEnd w:id="280"/>
      <w:r>
        <w:t>Buck, C. E., Kenworthy, J. B., Litton, C. D., and Smith, A. F.: Combining archaeological and radiocarbon information: A Bayesian approach to calibration, Antiquity, 65, 808–821, 1991.</w:t>
      </w:r>
    </w:p>
    <w:p w14:paraId="00282625" w14:textId="77777777" w:rsidR="00B96DAA" w:rsidRDefault="00000000" w:rsidP="00837CFC">
      <w:pPr>
        <w:pStyle w:val="Bibliography"/>
      </w:pPr>
      <w:bookmarkStart w:id="282" w:name="ref-burgess2015"/>
      <w:bookmarkEnd w:id="281"/>
      <w:r>
        <w:t>Burgess, S. D. and Bowring, S. A.: High-precision geochronology confirms voluminous magmatism before, during, and after Earth’s most severe extinction, Science advances, 1, e1500470, 2015.</w:t>
      </w:r>
    </w:p>
    <w:p w14:paraId="1F4C06C6" w14:textId="77777777" w:rsidR="00B96DAA" w:rsidRDefault="00000000" w:rsidP="00837CFC">
      <w:pPr>
        <w:pStyle w:val="Bibliography"/>
      </w:pPr>
      <w:bookmarkStart w:id="283" w:name="ref-devleeschouwer2014"/>
      <w:bookmarkEnd w:id="282"/>
      <w:r>
        <w:t xml:space="preserve">De </w:t>
      </w:r>
      <w:proofErr w:type="spellStart"/>
      <w:r>
        <w:t>Vleeschouwer</w:t>
      </w:r>
      <w:proofErr w:type="spellEnd"/>
      <w:r>
        <w:t xml:space="preserve">, D. and Parnell, A. C.: Reducing time-scale uncertainty for the Devonian by integrating </w:t>
      </w:r>
      <w:proofErr w:type="spellStart"/>
      <w:r>
        <w:t>astrochronology</w:t>
      </w:r>
      <w:proofErr w:type="spellEnd"/>
      <w:r>
        <w:t xml:space="preserve"> and Bayesian statistics, Geology, 42, 491–494, 2014.</w:t>
      </w:r>
    </w:p>
    <w:p w14:paraId="42ACAFA6" w14:textId="77777777" w:rsidR="00B96DAA" w:rsidRDefault="00000000" w:rsidP="00837CFC">
      <w:pPr>
        <w:pStyle w:val="Bibliography"/>
      </w:pPr>
      <w:bookmarkStart w:id="284" w:name="ref-elder1994"/>
      <w:bookmarkEnd w:id="283"/>
      <w:r>
        <w:t xml:space="preserve">Elder, W., </w:t>
      </w:r>
      <w:proofErr w:type="spellStart"/>
      <w:r>
        <w:t>Gustason</w:t>
      </w:r>
      <w:proofErr w:type="spellEnd"/>
      <w:r>
        <w:t xml:space="preserve">, E., and Sageman, B.: </w:t>
      </w:r>
      <w:proofErr w:type="spellStart"/>
      <w:r>
        <w:t>Basinwide</w:t>
      </w:r>
      <w:proofErr w:type="spellEnd"/>
      <w:r>
        <w:t xml:space="preserve"> correlation of </w:t>
      </w:r>
      <w:proofErr w:type="spellStart"/>
      <w:r>
        <w:t>parasequences</w:t>
      </w:r>
      <w:proofErr w:type="spellEnd"/>
      <w:r>
        <w:t xml:space="preserve"> in the Greenhorn </w:t>
      </w:r>
      <w:proofErr w:type="spellStart"/>
      <w:r>
        <w:t>Cyclothem</w:t>
      </w:r>
      <w:proofErr w:type="spellEnd"/>
      <w:r>
        <w:t>, Western Interior, US, Geological Society of America, Bulletin, 106, 892–902, 1994.</w:t>
      </w:r>
    </w:p>
    <w:p w14:paraId="2E1CFB9D" w14:textId="78303315" w:rsidR="006A0416" w:rsidRDefault="006A0416" w:rsidP="00837CFC">
      <w:pPr>
        <w:pStyle w:val="Bibliography"/>
        <w:rPr>
          <w:ins w:id="285" w:author="STEPHEN R MEYERS" w:date="2023-07-20T12:13:00Z"/>
        </w:rPr>
      </w:pPr>
      <w:bookmarkStart w:id="286" w:name="ref-gelman1996"/>
      <w:bookmarkEnd w:id="284"/>
      <w:ins w:id="287" w:author="STEPHEN R MEYERS" w:date="2023-07-20T12:13:00Z">
        <w:r>
          <w:t xml:space="preserve">Farhat, M., </w:t>
        </w:r>
      </w:ins>
      <w:proofErr w:type="spellStart"/>
      <w:ins w:id="288" w:author="STEPHEN R MEYERS" w:date="2023-07-20T12:14:00Z">
        <w:r>
          <w:t>Auclair-Desrotour</w:t>
        </w:r>
        <w:proofErr w:type="spellEnd"/>
        <w:r>
          <w:t xml:space="preserve">, P., </w:t>
        </w:r>
        <w:proofErr w:type="spellStart"/>
        <w:r>
          <w:t>Boué</w:t>
        </w:r>
        <w:proofErr w:type="spellEnd"/>
        <w:r>
          <w:t xml:space="preserve">, G., and </w:t>
        </w:r>
        <w:proofErr w:type="spellStart"/>
        <w:r>
          <w:t>Laskar</w:t>
        </w:r>
        <w:proofErr w:type="spellEnd"/>
        <w:r>
          <w:t>, J.: The resonant tidal evolution of the Earth-Moon distance</w:t>
        </w:r>
      </w:ins>
      <w:ins w:id="289" w:author="STEPHEN R MEYERS" w:date="2023-07-20T12:15:00Z">
        <w:r>
          <w:t>, Astronomy &amp; Astrophysics 665, 2022.</w:t>
        </w:r>
      </w:ins>
    </w:p>
    <w:p w14:paraId="75DB53BC" w14:textId="2E3E7BB8" w:rsidR="00B96DAA" w:rsidRDefault="00000000" w:rsidP="00837CFC">
      <w:pPr>
        <w:pStyle w:val="Bibliography"/>
      </w:pPr>
      <w:r>
        <w:t xml:space="preserve">Gelman, A., Roberts, G. O., and </w:t>
      </w:r>
      <w:proofErr w:type="spellStart"/>
      <w:r>
        <w:t>Gilks</w:t>
      </w:r>
      <w:proofErr w:type="spellEnd"/>
      <w:r>
        <w:t>, W. R.: Efficient Metropolis jumping rules, Bayesian statistics, 5, 42, 1996.</w:t>
      </w:r>
    </w:p>
    <w:p w14:paraId="7A284ABB" w14:textId="77777777" w:rsidR="00B96DAA" w:rsidRDefault="00000000" w:rsidP="00837CFC">
      <w:pPr>
        <w:pStyle w:val="Bibliography"/>
      </w:pPr>
      <w:bookmarkStart w:id="290" w:name="ref-gilman1963"/>
      <w:bookmarkEnd w:id="286"/>
      <w:r>
        <w:t xml:space="preserve">Gilman, D. L., </w:t>
      </w:r>
      <w:proofErr w:type="spellStart"/>
      <w:r>
        <w:t>Fuglister</w:t>
      </w:r>
      <w:proofErr w:type="spellEnd"/>
      <w:r>
        <w:t>, F. J., and Mitchell, J.: On the power spectrum of “red noise,” Journal of the Atmospheric Sciences, 20, 182–184, 1963.</w:t>
      </w:r>
    </w:p>
    <w:p w14:paraId="76C7D64D" w14:textId="77777777" w:rsidR="00B96DAA" w:rsidRDefault="00000000" w:rsidP="00837CFC">
      <w:pPr>
        <w:pStyle w:val="Bibliography"/>
      </w:pPr>
      <w:bookmarkStart w:id="291" w:name="ref-haario2001"/>
      <w:bookmarkEnd w:id="290"/>
      <w:proofErr w:type="spellStart"/>
      <w:r>
        <w:t>Haario</w:t>
      </w:r>
      <w:proofErr w:type="spellEnd"/>
      <w:r>
        <w:t xml:space="preserve">, H., </w:t>
      </w:r>
      <w:proofErr w:type="spellStart"/>
      <w:r>
        <w:t>Saksman</w:t>
      </w:r>
      <w:proofErr w:type="spellEnd"/>
      <w:r>
        <w:t xml:space="preserve">, E., and </w:t>
      </w:r>
      <w:proofErr w:type="spellStart"/>
      <w:r>
        <w:t>Tamminen</w:t>
      </w:r>
      <w:proofErr w:type="spellEnd"/>
      <w:r>
        <w:t>, J.: An adaptive Metropolis algorithm, Bernoulli, 7, 223–242, 2001.</w:t>
      </w:r>
    </w:p>
    <w:p w14:paraId="6B75373D" w14:textId="77777777" w:rsidR="00B96DAA" w:rsidRDefault="00000000" w:rsidP="00837CFC">
      <w:pPr>
        <w:pStyle w:val="Bibliography"/>
      </w:pPr>
      <w:bookmarkStart w:id="292" w:name="ref-harrigan2021"/>
      <w:bookmarkEnd w:id="291"/>
      <w:r>
        <w:t xml:space="preserve">Harrigan, C. O., Schmitz, M. D., Over, D. J., Trayler, R. B., and </w:t>
      </w:r>
      <w:proofErr w:type="spellStart"/>
      <w:r>
        <w:t>Davydov</w:t>
      </w:r>
      <w:proofErr w:type="spellEnd"/>
      <w:r>
        <w:t xml:space="preserve">, V. I.: Recalibrating the Devonian time scale: A new method for integrating radioisotopic and </w:t>
      </w:r>
      <w:proofErr w:type="spellStart"/>
      <w:r>
        <w:t>astrochronologic</w:t>
      </w:r>
      <w:proofErr w:type="spellEnd"/>
      <w:r>
        <w:t xml:space="preserve"> ages in a Bayesian framework, GSA Bulletin, 2021.</w:t>
      </w:r>
    </w:p>
    <w:p w14:paraId="0AD51553" w14:textId="77777777" w:rsidR="00B96DAA" w:rsidRDefault="00000000" w:rsidP="00837CFC">
      <w:pPr>
        <w:pStyle w:val="Bibliography"/>
      </w:pPr>
      <w:bookmarkStart w:id="293" w:name="ref-haslett2008"/>
      <w:bookmarkEnd w:id="292"/>
      <w:r>
        <w:t xml:space="preserve">Haslett, J. and Parnell, A. C.: A Simple Monotone Process </w:t>
      </w:r>
      <w:proofErr w:type="gramStart"/>
      <w:r>
        <w:t>With</w:t>
      </w:r>
      <w:proofErr w:type="gramEnd"/>
      <w:r>
        <w:t xml:space="preserve"> Application To Radiocarbon-Dated Depth Chronologies, Applied Statistics, 57, 399–418, 2008.</w:t>
      </w:r>
    </w:p>
    <w:p w14:paraId="2B9FD5DD" w14:textId="77777777" w:rsidR="00B96DAA" w:rsidRDefault="00000000" w:rsidP="00837CFC">
      <w:pPr>
        <w:pStyle w:val="Bibliography"/>
      </w:pPr>
      <w:bookmarkStart w:id="294" w:name="ref-hasselman1976"/>
      <w:bookmarkEnd w:id="293"/>
      <w:proofErr w:type="spellStart"/>
      <w:r>
        <w:t>Hasselman</w:t>
      </w:r>
      <w:proofErr w:type="spellEnd"/>
      <w:r>
        <w:t>, K.: Stochastic climate model. Part I: Theory, Tellus, 28, 289–305, 1976.</w:t>
      </w:r>
    </w:p>
    <w:p w14:paraId="2DDC486B" w14:textId="77777777" w:rsidR="00B96DAA" w:rsidRDefault="00000000" w:rsidP="00837CFC">
      <w:pPr>
        <w:pStyle w:val="Bibliography"/>
      </w:pPr>
      <w:bookmarkStart w:id="295" w:name="ref-hinnov2013"/>
      <w:bookmarkEnd w:id="294"/>
      <w:proofErr w:type="spellStart"/>
      <w:r>
        <w:lastRenderedPageBreak/>
        <w:t>Hinnov</w:t>
      </w:r>
      <w:proofErr w:type="spellEnd"/>
      <w:r>
        <w:t xml:space="preserve">, L. A.: </w:t>
      </w:r>
      <w:proofErr w:type="spellStart"/>
      <w:r>
        <w:t>Cyclostratigraphy</w:t>
      </w:r>
      <w:proofErr w:type="spellEnd"/>
      <w:r>
        <w:t xml:space="preserve"> and its revolutionizing applications in the earth and planetary sciences, Bulletin, 125, 1703–1734, 2013.</w:t>
      </w:r>
    </w:p>
    <w:p w14:paraId="7AB30992" w14:textId="0A11F2DF" w:rsidR="00551EA1" w:rsidRDefault="00551EA1" w:rsidP="00837CFC">
      <w:pPr>
        <w:pStyle w:val="Bibliography"/>
        <w:rPr>
          <w:ins w:id="296" w:author="STEPHEN R MEYERS" w:date="2023-07-20T12:06:00Z"/>
        </w:rPr>
      </w:pPr>
      <w:bookmarkStart w:id="297" w:name="ref-jicha2016"/>
      <w:bookmarkEnd w:id="295"/>
      <w:ins w:id="298" w:author="STEPHEN R MEYERS" w:date="2023-07-20T12:07:00Z">
        <w:r>
          <w:t xml:space="preserve">Hoang, N.H., </w:t>
        </w:r>
        <w:proofErr w:type="spellStart"/>
        <w:r>
          <w:t>Mogavero</w:t>
        </w:r>
        <w:proofErr w:type="spellEnd"/>
        <w:r>
          <w:t xml:space="preserve">, F., and </w:t>
        </w:r>
        <w:proofErr w:type="spellStart"/>
        <w:r>
          <w:t>Laskar</w:t>
        </w:r>
        <w:proofErr w:type="spellEnd"/>
        <w:r>
          <w:t>, J.: Chaotic diffusion of the fundamental freque</w:t>
        </w:r>
      </w:ins>
      <w:ins w:id="299" w:author="STEPHEN R MEYERS" w:date="2023-07-20T12:08:00Z">
        <w:r>
          <w:t>ncies in the Solar System, Astronomy &amp; Astrophysics</w:t>
        </w:r>
      </w:ins>
      <w:ins w:id="300" w:author="STEPHEN R MEYERS" w:date="2023-07-20T12:09:00Z">
        <w:r>
          <w:t xml:space="preserve"> A156, 2021.</w:t>
        </w:r>
      </w:ins>
    </w:p>
    <w:p w14:paraId="76D2EF22" w14:textId="70A1652B" w:rsidR="00B96DAA" w:rsidRDefault="00000000" w:rsidP="00837CFC">
      <w:pPr>
        <w:pStyle w:val="Bibliography"/>
      </w:pPr>
      <w:proofErr w:type="spellStart"/>
      <w:r>
        <w:t>Jicha</w:t>
      </w:r>
      <w:proofErr w:type="spellEnd"/>
      <w:r>
        <w:t xml:space="preserve">, B. R., Singer, B. S., and </w:t>
      </w:r>
      <w:proofErr w:type="spellStart"/>
      <w:r>
        <w:t>Sobol</w:t>
      </w:r>
      <w:proofErr w:type="spellEnd"/>
      <w:r>
        <w:t xml:space="preserve">, P.: Re-Evaluation </w:t>
      </w:r>
      <w:proofErr w:type="gramStart"/>
      <w:r>
        <w:t>Of</w:t>
      </w:r>
      <w:proofErr w:type="gramEnd"/>
      <w:r>
        <w:t xml:space="preserve"> The Ages Of </w:t>
      </w:r>
      <w:r>
        <w:rPr>
          <w:vertAlign w:val="superscript"/>
        </w:rPr>
        <w:t>40</w:t>
      </w:r>
      <w:r>
        <w:t>Ar/</w:t>
      </w:r>
      <w:r>
        <w:rPr>
          <w:vertAlign w:val="superscript"/>
        </w:rPr>
        <w:t>39</w:t>
      </w:r>
      <w:r>
        <w:t xml:space="preserve">Ar Sanidine Standards And </w:t>
      </w:r>
      <w:proofErr w:type="spellStart"/>
      <w:r>
        <w:t>Supereruptions</w:t>
      </w:r>
      <w:proofErr w:type="spellEnd"/>
      <w:r>
        <w:t xml:space="preserve"> In The Western Us Using A Noblesse Multi-Collector Mass Spectrometer, Chemical Geology, 431, 54–66, 2016.</w:t>
      </w:r>
    </w:p>
    <w:p w14:paraId="152CE962" w14:textId="77777777" w:rsidR="00B96DAA" w:rsidRDefault="00000000" w:rsidP="00837CFC">
      <w:pPr>
        <w:pStyle w:val="Bibliography"/>
      </w:pPr>
      <w:bookmarkStart w:id="301" w:name="ref-keller2018b"/>
      <w:bookmarkEnd w:id="297"/>
      <w:r>
        <w:t xml:space="preserve">Keller, C. B.: </w:t>
      </w:r>
      <w:proofErr w:type="spellStart"/>
      <w:r>
        <w:t>Chron.jl</w:t>
      </w:r>
      <w:proofErr w:type="spellEnd"/>
      <w:r>
        <w:t>: A Bayesian framework for integrated eruption age and age-depth modelling., 2018.</w:t>
      </w:r>
    </w:p>
    <w:p w14:paraId="77021C01" w14:textId="77777777" w:rsidR="00B96DAA" w:rsidRDefault="00000000" w:rsidP="00837CFC">
      <w:pPr>
        <w:pStyle w:val="Bibliography"/>
      </w:pPr>
      <w:bookmarkStart w:id="302" w:name="ref-keller2018"/>
      <w:bookmarkEnd w:id="301"/>
      <w:r>
        <w:t xml:space="preserve">Keller, C. B., Schoene, B., and </w:t>
      </w:r>
      <w:proofErr w:type="spellStart"/>
      <w:r>
        <w:t>Samperton</w:t>
      </w:r>
      <w:proofErr w:type="spellEnd"/>
      <w:r>
        <w:t>, K. M.: A stochastic sampling approach to zircon eruption age interpretation, Geochemical Perspectives Letters, 8, 2018.</w:t>
      </w:r>
    </w:p>
    <w:p w14:paraId="26F9568A" w14:textId="77777777" w:rsidR="00B96DAA" w:rsidRDefault="00000000" w:rsidP="00837CFC">
      <w:pPr>
        <w:pStyle w:val="Bibliography"/>
      </w:pPr>
      <w:bookmarkStart w:id="303" w:name="ref-laskar2020"/>
      <w:bookmarkEnd w:id="302"/>
      <w:proofErr w:type="spellStart"/>
      <w:r>
        <w:t>Laskar</w:t>
      </w:r>
      <w:proofErr w:type="spellEnd"/>
      <w:r>
        <w:t xml:space="preserve">, J.: </w:t>
      </w:r>
      <w:proofErr w:type="spellStart"/>
      <w:r>
        <w:t>Astrochronology</w:t>
      </w:r>
      <w:proofErr w:type="spellEnd"/>
      <w:r>
        <w:t>, in: Geologic Time Scale 2020, Elsevier, 139–158, 2020.</w:t>
      </w:r>
    </w:p>
    <w:p w14:paraId="5913BD92" w14:textId="6B542908" w:rsidR="00A51255" w:rsidRDefault="00A51255" w:rsidP="00837CFC">
      <w:pPr>
        <w:pStyle w:val="Bibliography"/>
        <w:rPr>
          <w:ins w:id="304" w:author="STEPHEN R MEYERS" w:date="2023-07-20T12:17:00Z"/>
        </w:rPr>
      </w:pPr>
      <w:bookmarkStart w:id="305" w:name="ref-laskar2004"/>
      <w:bookmarkEnd w:id="303"/>
      <w:proofErr w:type="spellStart"/>
      <w:ins w:id="306" w:author="STEPHEN R MEYERS" w:date="2023-07-20T12:18:00Z">
        <w:r>
          <w:t>Laskar</w:t>
        </w:r>
        <w:proofErr w:type="spellEnd"/>
        <w:r>
          <w:t xml:space="preserve">, J., </w:t>
        </w:r>
        <w:proofErr w:type="spellStart"/>
        <w:r>
          <w:t>Fienga</w:t>
        </w:r>
        <w:proofErr w:type="spellEnd"/>
        <w:r>
          <w:t>, A., Gastineau, M., and Manche, H.</w:t>
        </w:r>
      </w:ins>
      <w:ins w:id="307" w:author="STEPHEN R MEYERS" w:date="2023-07-20T12:19:00Z">
        <w:r>
          <w:t>:</w:t>
        </w:r>
      </w:ins>
      <w:ins w:id="308" w:author="STEPHEN R MEYERS" w:date="2023-07-20T12:18:00Z">
        <w:r>
          <w:t xml:space="preserve"> </w:t>
        </w:r>
      </w:ins>
      <w:ins w:id="309" w:author="STEPHEN R MEYERS" w:date="2023-07-20T12:19:00Z">
        <w:r>
          <w:t xml:space="preserve">La2010: a new orbital solution for the long-term motion of the Earth, Astronomy &amp; Astrophysics, 532, </w:t>
        </w:r>
      </w:ins>
      <w:ins w:id="310" w:author="STEPHEN R MEYERS" w:date="2023-07-20T12:20:00Z">
        <w:r>
          <w:t>A89, 2011.</w:t>
        </w:r>
      </w:ins>
    </w:p>
    <w:p w14:paraId="4679AF7E" w14:textId="4CF7CA2B" w:rsidR="00B96DAA" w:rsidRDefault="00000000" w:rsidP="00837CFC">
      <w:pPr>
        <w:pStyle w:val="Bibliography"/>
      </w:pPr>
      <w:proofErr w:type="spellStart"/>
      <w:r>
        <w:t>Laskar</w:t>
      </w:r>
      <w:proofErr w:type="spellEnd"/>
      <w:r>
        <w:t xml:space="preserve">, J., </w:t>
      </w:r>
      <w:proofErr w:type="spellStart"/>
      <w:r>
        <w:t>Robutel</w:t>
      </w:r>
      <w:proofErr w:type="spellEnd"/>
      <w:r>
        <w:t xml:space="preserve">, P., </w:t>
      </w:r>
      <w:proofErr w:type="spellStart"/>
      <w:r>
        <w:t>Joutel</w:t>
      </w:r>
      <w:proofErr w:type="spellEnd"/>
      <w:r>
        <w:t xml:space="preserve">, F., Gastineau, M., Correia, A. C., and </w:t>
      </w:r>
      <w:proofErr w:type="spellStart"/>
      <w:r>
        <w:t>Levrard</w:t>
      </w:r>
      <w:proofErr w:type="spellEnd"/>
      <w:r>
        <w:t>, B.: A long-term numerical solution for the insolation quantities of the Earth, Astronomy &amp; Astrophysics, 428, 261–285, 2004.</w:t>
      </w:r>
    </w:p>
    <w:p w14:paraId="454E59ED" w14:textId="77777777" w:rsidR="00B96DAA" w:rsidRDefault="00000000" w:rsidP="00837CFC">
      <w:pPr>
        <w:pStyle w:val="Bibliography"/>
      </w:pPr>
      <w:bookmarkStart w:id="311" w:name="ref-malinverno2010"/>
      <w:bookmarkEnd w:id="305"/>
      <w:proofErr w:type="spellStart"/>
      <w:r>
        <w:t>Malinverno</w:t>
      </w:r>
      <w:proofErr w:type="spellEnd"/>
      <w:r>
        <w:t xml:space="preserve">, A., </w:t>
      </w:r>
      <w:proofErr w:type="spellStart"/>
      <w:r>
        <w:t>Erba</w:t>
      </w:r>
      <w:proofErr w:type="spellEnd"/>
      <w:r>
        <w:t>, E., and Herbert, T.: Orbital tuning as an inverse problem: Chronology of the early Aptian oceanic anoxic event 1a (</w:t>
      </w:r>
      <w:proofErr w:type="spellStart"/>
      <w:r>
        <w:t>Selli</w:t>
      </w:r>
      <w:proofErr w:type="spellEnd"/>
      <w:r>
        <w:t xml:space="preserve"> Level) in the </w:t>
      </w:r>
      <w:proofErr w:type="spellStart"/>
      <w:r>
        <w:t>Cismon</w:t>
      </w:r>
      <w:proofErr w:type="spellEnd"/>
      <w:r>
        <w:t xml:space="preserve"> APTICORE, Paleoceanography, 25, 2010.</w:t>
      </w:r>
    </w:p>
    <w:p w14:paraId="69DCBB2D" w14:textId="77777777" w:rsidR="00B96DAA" w:rsidRDefault="00000000" w:rsidP="00837CFC">
      <w:pPr>
        <w:pStyle w:val="Bibliography"/>
      </w:pPr>
      <w:bookmarkStart w:id="312" w:name="ref-meyers2019"/>
      <w:bookmarkEnd w:id="311"/>
      <w:r>
        <w:t xml:space="preserve">Meyers, S. R.: </w:t>
      </w:r>
      <w:proofErr w:type="spellStart"/>
      <w:r>
        <w:t>Cyclostratigraphy</w:t>
      </w:r>
      <w:proofErr w:type="spellEnd"/>
      <w:r>
        <w:t xml:space="preserve"> and the problem of </w:t>
      </w:r>
      <w:proofErr w:type="spellStart"/>
      <w:r>
        <w:t>astrochronologic</w:t>
      </w:r>
      <w:proofErr w:type="spellEnd"/>
      <w:r>
        <w:t xml:space="preserve"> testing, Earth-Science Reviews, 2019.</w:t>
      </w:r>
    </w:p>
    <w:p w14:paraId="5405A4A2" w14:textId="77777777" w:rsidR="00B96DAA" w:rsidRDefault="00000000" w:rsidP="00837CFC">
      <w:pPr>
        <w:pStyle w:val="Bibliography"/>
      </w:pPr>
      <w:bookmarkStart w:id="313" w:name="ref-meyers2004"/>
      <w:bookmarkEnd w:id="312"/>
      <w:r>
        <w:t xml:space="preserve">Meyers, S. R. and Sageman, B. B.: Detection, quantification, and significance of hiatuses in pelagic and hemipelagic strata, </w:t>
      </w:r>
      <w:proofErr w:type="gramStart"/>
      <w:r>
        <w:t>Earth</w:t>
      </w:r>
      <w:proofErr w:type="gramEnd"/>
      <w:r>
        <w:t xml:space="preserve"> and Planetary Science Letters, 224, 55–72, 2004.</w:t>
      </w:r>
    </w:p>
    <w:p w14:paraId="7789BB48" w14:textId="77777777" w:rsidR="00B96DAA" w:rsidRDefault="00000000" w:rsidP="00837CFC">
      <w:pPr>
        <w:pStyle w:val="Bibliography"/>
      </w:pPr>
      <w:bookmarkStart w:id="314" w:name="ref-meyers2001"/>
      <w:bookmarkEnd w:id="313"/>
      <w:r>
        <w:t xml:space="preserve">Meyers, S. R., Sageman, B. B., and </w:t>
      </w:r>
      <w:proofErr w:type="spellStart"/>
      <w:r>
        <w:t>Hinnov</w:t>
      </w:r>
      <w:proofErr w:type="spellEnd"/>
      <w:r>
        <w:t>, L. A.: Integrated Quantitative Stratigraphy of the Cenomanian-Turonian Bridge Creek Limestone Member Using Evolutive Harmonic Analysis and Stratigraphic Modeling, Journal of Sedimentary Research, 71, 628–644, 2001.</w:t>
      </w:r>
    </w:p>
    <w:p w14:paraId="79E2B097" w14:textId="77777777" w:rsidR="00B96DAA" w:rsidRDefault="00000000" w:rsidP="00837CFC">
      <w:pPr>
        <w:pStyle w:val="Bibliography"/>
      </w:pPr>
      <w:bookmarkStart w:id="315" w:name="ref-meyers2008"/>
      <w:bookmarkEnd w:id="314"/>
      <w:r>
        <w:t>Meyers, S. R., Sageman, B. B., and Pagani, M.: Resolving Milankovitch: Consideration of signal and noise, American Journal of Science, 308, 770–786, 2008.</w:t>
      </w:r>
    </w:p>
    <w:p w14:paraId="089D7F3B" w14:textId="77777777" w:rsidR="00B96DAA" w:rsidRDefault="00000000" w:rsidP="00837CFC">
      <w:pPr>
        <w:pStyle w:val="Bibliography"/>
      </w:pPr>
      <w:bookmarkStart w:id="316" w:name="ref-meyers2012"/>
      <w:bookmarkEnd w:id="315"/>
      <w:r>
        <w:t xml:space="preserve">Meyers, S. R., Siewert, S. E., Singer, B. S., Sageman, B. B., Condon, D. J., </w:t>
      </w:r>
      <w:proofErr w:type="spellStart"/>
      <w:r>
        <w:t>Obradovich</w:t>
      </w:r>
      <w:proofErr w:type="spellEnd"/>
      <w:r>
        <w:t xml:space="preserve">, J. D., </w:t>
      </w:r>
      <w:proofErr w:type="spellStart"/>
      <w:r>
        <w:t>Jicha</w:t>
      </w:r>
      <w:proofErr w:type="spellEnd"/>
      <w:r>
        <w:t xml:space="preserve">, B. R., and Sawyer, D. A.: Intercalibration of radioisotopic and </w:t>
      </w:r>
      <w:proofErr w:type="spellStart"/>
      <w:r>
        <w:t>astrochronologic</w:t>
      </w:r>
      <w:proofErr w:type="spellEnd"/>
      <w:r>
        <w:t xml:space="preserve"> time scales for the Cenomanian-Turonian boundary interval, Western Interior Basin, USA, Geology, 40, 7–10, 2012.</w:t>
      </w:r>
    </w:p>
    <w:p w14:paraId="1D269CFA" w14:textId="77777777" w:rsidR="00B96DAA" w:rsidRDefault="00000000" w:rsidP="00837CFC">
      <w:pPr>
        <w:pStyle w:val="Bibliography"/>
      </w:pPr>
      <w:bookmarkStart w:id="317" w:name="ref-muller2002"/>
      <w:bookmarkEnd w:id="316"/>
      <w:r>
        <w:t>Muller, R. A. and MacDonald, G. J.: Ice ages and astronomical causes: Data, spectral analysis and mechanisms, Springer Science &amp; Business Media, 2002.</w:t>
      </w:r>
    </w:p>
    <w:p w14:paraId="6D60F28B" w14:textId="77777777" w:rsidR="00B96DAA" w:rsidRDefault="00000000" w:rsidP="00837CFC">
      <w:pPr>
        <w:pStyle w:val="Bibliography"/>
      </w:pPr>
      <w:bookmarkStart w:id="318" w:name="ref-parnell2011"/>
      <w:bookmarkEnd w:id="317"/>
      <w:r>
        <w:lastRenderedPageBreak/>
        <w:t xml:space="preserve">Parnell, A. C., Buck, C. E., and Doan, T. K.: A Review </w:t>
      </w:r>
      <w:proofErr w:type="gramStart"/>
      <w:r>
        <w:t>Of</w:t>
      </w:r>
      <w:proofErr w:type="gramEnd"/>
      <w:r>
        <w:t xml:space="preserve"> Statistical Chronology Models For High-Resolution, Proxy-Based Holocene </w:t>
      </w:r>
      <w:proofErr w:type="spellStart"/>
      <w:r>
        <w:t>Palaeoenvironmental</w:t>
      </w:r>
      <w:proofErr w:type="spellEnd"/>
      <w:r>
        <w:t xml:space="preserve"> Reconstruction, Quaternary Science Reviews, 30, 2948–2960, 2011.</w:t>
      </w:r>
    </w:p>
    <w:p w14:paraId="08915FD1" w14:textId="38D6187F" w:rsidR="0063177B" w:rsidRDefault="00543C1B" w:rsidP="00837CFC">
      <w:pPr>
        <w:pStyle w:val="Bibliography"/>
        <w:rPr>
          <w:ins w:id="319" w:author="STEPHEN R MEYERS" w:date="2023-07-20T12:04:00Z"/>
        </w:rPr>
      </w:pPr>
      <w:bookmarkStart w:id="320" w:name="ref-sageman1998"/>
      <w:bookmarkEnd w:id="318"/>
      <w:ins w:id="321" w:author="STEPHEN R MEYERS" w:date="2023-07-20T12:02:00Z">
        <w:r>
          <w:t xml:space="preserve">Sageman, B. B., Rich, J., Arthur, M. A., </w:t>
        </w:r>
      </w:ins>
      <w:ins w:id="322" w:author="STEPHEN R MEYERS" w:date="2023-07-20T12:05:00Z">
        <w:r w:rsidR="0063177B">
          <w:t xml:space="preserve">Birchfield, G.E., and </w:t>
        </w:r>
      </w:ins>
      <w:ins w:id="323" w:author="STEPHEN R MEYERS" w:date="2023-07-20T12:02:00Z">
        <w:r>
          <w:t xml:space="preserve">Dean, W. E.: </w:t>
        </w:r>
      </w:ins>
      <w:ins w:id="324" w:author="STEPHEN R MEYERS" w:date="2023-07-20T12:04:00Z">
        <w:r w:rsidR="0063177B" w:rsidRPr="0063177B">
          <w:t>Evidence</w:t>
        </w:r>
        <w:r w:rsidR="0063177B">
          <w:t xml:space="preserve"> f</w:t>
        </w:r>
        <w:r w:rsidR="0063177B" w:rsidRPr="0063177B">
          <w:t>or Milankovitch periodicities in Cenomanian–Turonian lithologic and geochemical cycles, Western Interior U.S.: Journal of Sedimentary Research, v. 67, p. 286–301</w:t>
        </w:r>
        <w:r w:rsidR="0063177B">
          <w:t>, 1997.</w:t>
        </w:r>
      </w:ins>
    </w:p>
    <w:p w14:paraId="3B45A287" w14:textId="3695D1A8" w:rsidR="00B96DAA" w:rsidRDefault="00000000" w:rsidP="00837CFC">
      <w:pPr>
        <w:pStyle w:val="Bibliography"/>
      </w:pPr>
      <w:r>
        <w:t xml:space="preserve">Sageman, B. B., Rich, J., Arthur, M. A., Dean, W. E., </w:t>
      </w:r>
      <w:proofErr w:type="spellStart"/>
      <w:r>
        <w:t>Savrda</w:t>
      </w:r>
      <w:proofErr w:type="spellEnd"/>
      <w:r>
        <w:t xml:space="preserve">, C. E., and </w:t>
      </w:r>
      <w:proofErr w:type="spellStart"/>
      <w:r>
        <w:t>Bralower</w:t>
      </w:r>
      <w:proofErr w:type="spellEnd"/>
      <w:r>
        <w:t xml:space="preserve">, T. J.: Multiple </w:t>
      </w:r>
      <w:ins w:id="325" w:author="STEPHEN R MEYERS" w:date="2023-07-20T12:03:00Z">
        <w:r w:rsidR="00543C1B">
          <w:t>M</w:t>
        </w:r>
      </w:ins>
      <w:del w:id="326" w:author="STEPHEN R MEYERS" w:date="2023-07-20T12:03:00Z">
        <w:r w:rsidDel="00543C1B">
          <w:delText>m</w:delText>
        </w:r>
      </w:del>
      <w:r>
        <w:t xml:space="preserve">ilankovitch cycles in the </w:t>
      </w:r>
      <w:ins w:id="327" w:author="STEPHEN R MEYERS" w:date="2023-07-20T12:03:00Z">
        <w:r w:rsidR="00543C1B">
          <w:t>B</w:t>
        </w:r>
      </w:ins>
      <w:del w:id="328" w:author="STEPHEN R MEYERS" w:date="2023-07-20T12:03:00Z">
        <w:r w:rsidDel="00543C1B">
          <w:delText>b</w:delText>
        </w:r>
      </w:del>
      <w:r>
        <w:t xml:space="preserve">ridge </w:t>
      </w:r>
      <w:ins w:id="329" w:author="STEPHEN R MEYERS" w:date="2023-07-20T12:03:00Z">
        <w:r w:rsidR="00543C1B">
          <w:t>C</w:t>
        </w:r>
      </w:ins>
      <w:del w:id="330" w:author="STEPHEN R MEYERS" w:date="2023-07-20T12:03:00Z">
        <w:r w:rsidDel="00543C1B">
          <w:delText>c</w:delText>
        </w:r>
      </w:del>
      <w:r>
        <w:t xml:space="preserve">reek </w:t>
      </w:r>
      <w:del w:id="331" w:author="STEPHEN R MEYERS" w:date="2023-07-20T12:03:00Z">
        <w:r w:rsidDel="00543C1B">
          <w:delText xml:space="preserve">limestone </w:delText>
        </w:r>
      </w:del>
      <w:ins w:id="332" w:author="STEPHEN R MEYERS" w:date="2023-07-20T12:03:00Z">
        <w:r w:rsidR="00543C1B">
          <w:t xml:space="preserve">Limestone </w:t>
        </w:r>
      </w:ins>
      <w:r>
        <w:t xml:space="preserve">(Cenomanian-Turonian), </w:t>
      </w:r>
      <w:ins w:id="333" w:author="STEPHEN R MEYERS" w:date="2023-07-20T12:03:00Z">
        <w:r w:rsidR="00543C1B">
          <w:t>W</w:t>
        </w:r>
      </w:ins>
      <w:del w:id="334" w:author="STEPHEN R MEYERS" w:date="2023-07-20T12:03:00Z">
        <w:r w:rsidDel="00543C1B">
          <w:delText>w</w:delText>
        </w:r>
      </w:del>
      <w:r>
        <w:t xml:space="preserve">estern </w:t>
      </w:r>
      <w:del w:id="335" w:author="STEPHEN R MEYERS" w:date="2023-07-20T12:03:00Z">
        <w:r w:rsidDel="00543C1B">
          <w:delText xml:space="preserve">interior </w:delText>
        </w:r>
      </w:del>
      <w:ins w:id="336" w:author="STEPHEN R MEYERS" w:date="2023-07-20T12:03:00Z">
        <w:r w:rsidR="00543C1B">
          <w:t xml:space="preserve">Interior </w:t>
        </w:r>
      </w:ins>
      <w:del w:id="337" w:author="STEPHEN R MEYERS" w:date="2023-07-20T12:03:00Z">
        <w:r w:rsidDel="00543C1B">
          <w:delText>basin</w:delText>
        </w:r>
      </w:del>
      <w:ins w:id="338" w:author="STEPHEN R MEYERS" w:date="2023-07-20T12:03:00Z">
        <w:r w:rsidR="00543C1B">
          <w:t>Basin</w:t>
        </w:r>
      </w:ins>
      <w:r>
        <w:t xml:space="preserve">, </w:t>
      </w:r>
      <w:ins w:id="339" w:author="STEPHEN R MEYERS" w:date="2023-07-20T12:05:00Z">
        <w:r w:rsidR="0063177B" w:rsidRPr="0063177B">
          <w:t>in Dean, W.E., and Arthur, M.A., eds., Stratigraphy and Paleoen</w:t>
        </w:r>
      </w:ins>
      <w:ins w:id="340" w:author="STEPHEN R MEYERS" w:date="2023-07-20T12:06:00Z">
        <w:r w:rsidR="0063177B">
          <w:t>vironments of the Cretaceous Western Interior Seaway, U.S.A.: SEPM, Concepts in Sedimentology and Paleontology, no. 6, p. 153–171,</w:t>
        </w:r>
      </w:ins>
      <w:r>
        <w:t>1998.</w:t>
      </w:r>
    </w:p>
    <w:p w14:paraId="7978DB66" w14:textId="77777777" w:rsidR="00B96DAA" w:rsidRDefault="00000000" w:rsidP="00837CFC">
      <w:pPr>
        <w:pStyle w:val="Bibliography"/>
      </w:pPr>
      <w:bookmarkStart w:id="341" w:name="ref-schmitz2020"/>
      <w:bookmarkEnd w:id="320"/>
      <w:r>
        <w:t>Schmitz, M., Singer, B., and Rooney, A.: Radioisotope geochronology, in: Geologic Time Scale 2020, Elsevier, 193–209, 2020.</w:t>
      </w:r>
    </w:p>
    <w:p w14:paraId="2C85C766" w14:textId="77777777" w:rsidR="00B96DAA" w:rsidRDefault="00000000" w:rsidP="00837CFC">
      <w:pPr>
        <w:pStyle w:val="Bibliography"/>
      </w:pPr>
      <w:bookmarkStart w:id="342" w:name="ref-schmitz2013"/>
      <w:bookmarkEnd w:id="341"/>
      <w:r>
        <w:t>Schmitz, M. D. and Kuiper, K. F.: High-Precision Geochronology, Elements, 9, 25–30, 2013.</w:t>
      </w:r>
    </w:p>
    <w:p w14:paraId="233F6AC0" w14:textId="77777777" w:rsidR="00B96DAA" w:rsidRDefault="00000000" w:rsidP="00837CFC">
      <w:pPr>
        <w:pStyle w:val="Bibliography"/>
      </w:pPr>
      <w:bookmarkStart w:id="343" w:name="ref-schoene2019"/>
      <w:bookmarkEnd w:id="342"/>
      <w:r>
        <w:t xml:space="preserve">Schoene, B., Eddy, M. P., </w:t>
      </w:r>
      <w:proofErr w:type="spellStart"/>
      <w:r>
        <w:t>Samperton</w:t>
      </w:r>
      <w:proofErr w:type="spellEnd"/>
      <w:r>
        <w:t xml:space="preserve">, K. M., Keller, C. B., Keller, G., </w:t>
      </w:r>
      <w:proofErr w:type="spellStart"/>
      <w:r>
        <w:t>Adatte</w:t>
      </w:r>
      <w:proofErr w:type="spellEnd"/>
      <w:r>
        <w:t xml:space="preserve">, T., and </w:t>
      </w:r>
      <w:proofErr w:type="spellStart"/>
      <w:r>
        <w:t>Khadri</w:t>
      </w:r>
      <w:proofErr w:type="spellEnd"/>
      <w:r>
        <w:t>, S. F.: U-Pb constraints on pulsed eruption of the Deccan Traps across the end-Cretaceous mass extinction, Science, 363, 862–866, 2019.</w:t>
      </w:r>
    </w:p>
    <w:p w14:paraId="52EF014B" w14:textId="77777777" w:rsidR="00B96DAA" w:rsidRDefault="00000000" w:rsidP="00837CFC">
      <w:pPr>
        <w:pStyle w:val="Bibliography"/>
      </w:pPr>
      <w:bookmarkStart w:id="344" w:name="ref-shen2022"/>
      <w:bookmarkEnd w:id="343"/>
      <w:r>
        <w:t xml:space="preserve">Shen, C., Schmitz, M., Johnson, P., Davies, J. H., and Halverson, G. P.: U-Pb geochronology and </w:t>
      </w:r>
      <w:proofErr w:type="spellStart"/>
      <w:r>
        <w:t>cyclostratigraphy</w:t>
      </w:r>
      <w:proofErr w:type="spellEnd"/>
      <w:r>
        <w:t xml:space="preserve"> of the middle Ediacaran upper </w:t>
      </w:r>
      <w:proofErr w:type="spellStart"/>
      <w:r>
        <w:t>Jibalah</w:t>
      </w:r>
      <w:proofErr w:type="spellEnd"/>
      <w:r>
        <w:t xml:space="preserve"> Group, eastern Arabian Shield, Precambrian Research, 375, 106674, 2022.</w:t>
      </w:r>
    </w:p>
    <w:p w14:paraId="36118745" w14:textId="77777777" w:rsidR="00B96DAA" w:rsidRDefault="00000000" w:rsidP="00837CFC">
      <w:pPr>
        <w:pStyle w:val="Bibliography"/>
      </w:pPr>
      <w:bookmarkStart w:id="345" w:name="ref-sinnesael2019"/>
      <w:bookmarkEnd w:id="344"/>
      <w:proofErr w:type="spellStart"/>
      <w:r>
        <w:t>Sinnesael</w:t>
      </w:r>
      <w:proofErr w:type="spellEnd"/>
      <w:r>
        <w:t xml:space="preserve">, M., De </w:t>
      </w:r>
      <w:proofErr w:type="spellStart"/>
      <w:r>
        <w:t>Vleeschouwer</w:t>
      </w:r>
      <w:proofErr w:type="spellEnd"/>
      <w:r>
        <w:t xml:space="preserve">, D., </w:t>
      </w:r>
      <w:proofErr w:type="spellStart"/>
      <w:r>
        <w:t>Zeeden</w:t>
      </w:r>
      <w:proofErr w:type="spellEnd"/>
      <w:r>
        <w:t xml:space="preserve">, C., </w:t>
      </w:r>
      <w:proofErr w:type="spellStart"/>
      <w:r>
        <w:t>Batenburg</w:t>
      </w:r>
      <w:proofErr w:type="spellEnd"/>
      <w:r>
        <w:t xml:space="preserve">, S. J., Da Silva, A.-C., de Winter, N. J., </w:t>
      </w:r>
      <w:proofErr w:type="spellStart"/>
      <w:r>
        <w:t>Dinarès-Turell</w:t>
      </w:r>
      <w:proofErr w:type="spellEnd"/>
      <w:r>
        <w:t xml:space="preserve">, J., Drury, A. J., </w:t>
      </w:r>
      <w:proofErr w:type="spellStart"/>
      <w:r>
        <w:t>Gambacorta</w:t>
      </w:r>
      <w:proofErr w:type="spellEnd"/>
      <w:r>
        <w:t xml:space="preserve">, G., and </w:t>
      </w:r>
      <w:proofErr w:type="spellStart"/>
      <w:r>
        <w:t>Hilgen</w:t>
      </w:r>
      <w:proofErr w:type="spellEnd"/>
      <w:r>
        <w:t xml:space="preserve">, F. J.: The </w:t>
      </w:r>
      <w:proofErr w:type="spellStart"/>
      <w:r>
        <w:t>Cyclostratigraphy</w:t>
      </w:r>
      <w:proofErr w:type="spellEnd"/>
      <w:r>
        <w:t xml:space="preserve"> Intercomparison Project (CIP): Consistency, merits and pitfalls, Earth-Science Reviews, 199, 102965, 2019.</w:t>
      </w:r>
    </w:p>
    <w:p w14:paraId="597F208E" w14:textId="77777777" w:rsidR="00B96DAA" w:rsidRDefault="00000000" w:rsidP="00837CFC">
      <w:pPr>
        <w:pStyle w:val="Bibliography"/>
      </w:pPr>
      <w:bookmarkStart w:id="346" w:name="ref-telford2004"/>
      <w:bookmarkEnd w:id="345"/>
      <w:r>
        <w:t xml:space="preserve">Telford, R. J., Heegaard, E., and Birks, H. J. B.: All </w:t>
      </w:r>
      <w:proofErr w:type="spellStart"/>
      <w:r>
        <w:t>agedepth</w:t>
      </w:r>
      <w:proofErr w:type="spellEnd"/>
      <w:r>
        <w:t xml:space="preserve"> models are wrong: But how </w:t>
      </w:r>
      <w:proofErr w:type="gramStart"/>
      <w:r>
        <w:t>badly?,</w:t>
      </w:r>
      <w:proofErr w:type="gramEnd"/>
      <w:r>
        <w:t xml:space="preserve"> Quaternary Science Reviews, 23, 1–5, 2004.</w:t>
      </w:r>
    </w:p>
    <w:p w14:paraId="7D10D427" w14:textId="77777777" w:rsidR="00B96DAA" w:rsidRDefault="00000000" w:rsidP="00837CFC">
      <w:pPr>
        <w:pStyle w:val="Bibliography"/>
      </w:pPr>
      <w:bookmarkStart w:id="347" w:name="ref-trachsel2017"/>
      <w:bookmarkEnd w:id="346"/>
      <w:proofErr w:type="spellStart"/>
      <w:r>
        <w:t>Trachsel</w:t>
      </w:r>
      <w:proofErr w:type="spellEnd"/>
      <w:r>
        <w:t xml:space="preserve">, M. and Telford, R. J.: All </w:t>
      </w:r>
      <w:proofErr w:type="spellStart"/>
      <w:r>
        <w:t>agedepth</w:t>
      </w:r>
      <w:proofErr w:type="spellEnd"/>
      <w:r>
        <w:t xml:space="preserve"> models are wrong, but are getting better, The Holocene, 27, 860–869, 2017.</w:t>
      </w:r>
    </w:p>
    <w:p w14:paraId="09A7E3F1" w14:textId="77777777" w:rsidR="00B96DAA" w:rsidRDefault="00000000" w:rsidP="00837CFC">
      <w:pPr>
        <w:pStyle w:val="Bibliography"/>
        <w:rPr>
          <w:ins w:id="348" w:author="STEPHEN R MEYERS" w:date="2023-07-20T12:12:00Z"/>
        </w:rPr>
      </w:pPr>
      <w:bookmarkStart w:id="349" w:name="ref-trayler2020a"/>
      <w:bookmarkEnd w:id="347"/>
      <w:r>
        <w:t xml:space="preserve">Trayler, R. B., Schmitz, M. D., Cuitiño, J. I., Kohn, M. J., Bargo, M. S., Kay, R. F., Strömberg, C. A. E., and </w:t>
      </w:r>
      <w:proofErr w:type="spellStart"/>
      <w:r>
        <w:t>Vizcaíno</w:t>
      </w:r>
      <w:proofErr w:type="spellEnd"/>
      <w:r>
        <w:t xml:space="preserve">, S. F.: An Improved Approach </w:t>
      </w:r>
      <w:proofErr w:type="gramStart"/>
      <w:r>
        <w:t>To</w:t>
      </w:r>
      <w:proofErr w:type="gramEnd"/>
      <w:r>
        <w:t xml:space="preserve"> Age-Depth Modeling In Deep Time: Implications For The Santa Cruz Formation, Argentina, Geological Society of America Bulletin, 132, 233–244, 2020.</w:t>
      </w:r>
    </w:p>
    <w:p w14:paraId="4C7ACC22" w14:textId="539E30C8" w:rsidR="00DD2D77" w:rsidRDefault="00DD2D77" w:rsidP="00837CFC">
      <w:pPr>
        <w:pStyle w:val="Bibliography"/>
      </w:pPr>
      <w:ins w:id="350" w:author="STEPHEN R MEYERS" w:date="2023-07-20T12:12:00Z">
        <w:r w:rsidRPr="00DD2D77">
          <w:t>Waltham</w:t>
        </w:r>
        <w:r>
          <w:t>,</w:t>
        </w:r>
        <w:r w:rsidRPr="00DD2D77">
          <w:t xml:space="preserve"> D</w:t>
        </w:r>
        <w:r>
          <w:t>.:</w:t>
        </w:r>
        <w:r w:rsidRPr="00DD2D77">
          <w:t xml:space="preserve"> Milankovitch period uncertainties and their impact on </w:t>
        </w:r>
        <w:proofErr w:type="spellStart"/>
        <w:r w:rsidRPr="00DD2D77">
          <w:t>cyclostratigraphy</w:t>
        </w:r>
        <w:proofErr w:type="spellEnd"/>
        <w:r w:rsidRPr="00DD2D77">
          <w:t>. J Sediment Res</w:t>
        </w:r>
      </w:ins>
      <w:ins w:id="351" w:author="STEPHEN R MEYERS" w:date="2023-07-20T12:13:00Z">
        <w:r>
          <w:t>,</w:t>
        </w:r>
      </w:ins>
      <w:ins w:id="352" w:author="STEPHEN R MEYERS" w:date="2023-07-20T12:12:00Z">
        <w:r w:rsidRPr="00DD2D77">
          <w:t xml:space="preserve"> 85</w:t>
        </w:r>
      </w:ins>
      <w:ins w:id="353" w:author="STEPHEN R MEYERS" w:date="2023-07-20T12:13:00Z">
        <w:r>
          <w:t xml:space="preserve">, </w:t>
        </w:r>
      </w:ins>
      <w:ins w:id="354" w:author="STEPHEN R MEYERS" w:date="2023-07-20T12:12:00Z">
        <w:r w:rsidRPr="00DD2D77">
          <w:t>990–998</w:t>
        </w:r>
      </w:ins>
      <w:ins w:id="355" w:author="STEPHEN R MEYERS" w:date="2023-07-20T12:13:00Z">
        <w:r>
          <w:t>, 2015.</w:t>
        </w:r>
      </w:ins>
    </w:p>
    <w:p w14:paraId="08E04D20" w14:textId="77777777" w:rsidR="00B96DAA" w:rsidRDefault="00000000" w:rsidP="00EA0317">
      <w:pPr>
        <w:pStyle w:val="Heading1"/>
      </w:pPr>
      <w:bookmarkStart w:id="356" w:name="supplemental-figures"/>
      <w:bookmarkEnd w:id="268"/>
      <w:bookmarkEnd w:id="271"/>
      <w:bookmarkEnd w:id="349"/>
      <w:r>
        <w:lastRenderedPageBreak/>
        <w:t>Supplemental Figures</w:t>
      </w:r>
    </w:p>
    <w:p w14:paraId="1FFB7D6C" w14:textId="77777777" w:rsidR="00B96DAA" w:rsidRDefault="00000000">
      <w:pPr>
        <w:pStyle w:val="CaptionedFigure"/>
      </w:pPr>
      <w:r>
        <w:rPr>
          <w:noProof/>
        </w:rPr>
        <w:drawing>
          <wp:inline distT="0" distB="0" distL="0" distR="0" wp14:anchorId="27A470D1" wp14:editId="6A88D64B">
            <wp:extent cx="5943600" cy="5943600"/>
            <wp:effectExtent l="0" t="0" r="0" b="0"/>
            <wp:docPr id="115" name="Picture" descr="Superimposed trace plots of sedimentation rate for 50 randomly chosen models for the TD1 dataset. Different colors indicate different model runs. the vertical dashed line indicates the burn-in period."/>
            <wp:cNvGraphicFramePr/>
            <a:graphic xmlns:a="http://schemas.openxmlformats.org/drawingml/2006/main">
              <a:graphicData uri="http://schemas.openxmlformats.org/drawingml/2006/picture">
                <pic:pic xmlns:pic="http://schemas.openxmlformats.org/drawingml/2006/picture">
                  <pic:nvPicPr>
                    <pic:cNvPr id="116" name="Picture" descr="./figures/final%20figures/supplemental_figures/TD1_trace.jp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0E0765F0" w14:textId="065B6CDB" w:rsidR="00B96DAA" w:rsidRDefault="00000000">
      <w:pPr>
        <w:pStyle w:val="ImageCaption"/>
      </w:pPr>
      <w:r>
        <w:t xml:space="preserve">Figure </w:t>
      </w:r>
      <w:r w:rsidR="008C21B4">
        <w:t>S1</w:t>
      </w:r>
      <w:r>
        <w:t>: Superimposed trace plots of sedimentation rate for 50 randomly chosen models for the TD1 dataset. Different colors indicate different model runs. the vertical dashed line indicates the burn-in period.</w:t>
      </w:r>
    </w:p>
    <w:p w14:paraId="4CDE6986" w14:textId="77777777" w:rsidR="00B96DAA" w:rsidRDefault="00000000">
      <w:pPr>
        <w:pStyle w:val="CaptionedFigure"/>
      </w:pPr>
      <w:r>
        <w:rPr>
          <w:noProof/>
        </w:rPr>
        <w:lastRenderedPageBreak/>
        <w:drawing>
          <wp:inline distT="0" distB="0" distL="0" distR="0" wp14:anchorId="1E91E951" wp14:editId="5EB09BBF">
            <wp:extent cx="5943600" cy="5943600"/>
            <wp:effectExtent l="0" t="0" r="0" b="0"/>
            <wp:docPr id="118" name="Picture" descr="Superimposed kernel density estimates of the posterior distribution for each model parameter from 50 randomly chosen TD1 validation models. Different colors indicate different model runs."/>
            <wp:cNvGraphicFramePr/>
            <a:graphic xmlns:a="http://schemas.openxmlformats.org/drawingml/2006/main">
              <a:graphicData uri="http://schemas.openxmlformats.org/drawingml/2006/picture">
                <pic:pic xmlns:pic="http://schemas.openxmlformats.org/drawingml/2006/picture">
                  <pic:nvPicPr>
                    <pic:cNvPr id="119" name="Picture" descr="./figures/final%20figures/supplemental_figures/TD1_density.jp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0B832282" w14:textId="1E78453D" w:rsidR="00B96DAA" w:rsidRDefault="00000000">
      <w:pPr>
        <w:pStyle w:val="ImageCaption"/>
      </w:pPr>
      <w:r>
        <w:t xml:space="preserve">Figure </w:t>
      </w:r>
      <w:r w:rsidR="008C21B4">
        <w:t>S2</w:t>
      </w:r>
      <w:r>
        <w:t>: Superimposed kernel density estimates of the posterior distribution for each model parameter from 50 randomly chosen TD1 validation models. Different colors indicate different model runs.</w:t>
      </w:r>
    </w:p>
    <w:p w14:paraId="40CF8D20" w14:textId="77777777" w:rsidR="00B96DAA" w:rsidRDefault="00000000">
      <w:pPr>
        <w:pStyle w:val="CaptionedFigure"/>
      </w:pPr>
      <w:r>
        <w:rPr>
          <w:noProof/>
        </w:rPr>
        <w:lastRenderedPageBreak/>
        <w:drawing>
          <wp:inline distT="0" distB="0" distL="0" distR="0" wp14:anchorId="3853C7A1" wp14:editId="011E2BC8">
            <wp:extent cx="5943600" cy="5943600"/>
            <wp:effectExtent l="0" t="0" r="0" b="0"/>
            <wp:docPr id="121" name="Picture" descr="Superimposed trace plots of sedimentation rate for 50 randomly chosen models for the CIP2 dataset. Different colors indicate different model runs. the vertical dashed line indicates the burn-in period."/>
            <wp:cNvGraphicFramePr/>
            <a:graphic xmlns:a="http://schemas.openxmlformats.org/drawingml/2006/main">
              <a:graphicData uri="http://schemas.openxmlformats.org/drawingml/2006/picture">
                <pic:pic xmlns:pic="http://schemas.openxmlformats.org/drawingml/2006/picture">
                  <pic:nvPicPr>
                    <pic:cNvPr id="122" name="Picture" descr="./figures/final%20figures/supplemental_figures/CIP2_trace.jp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7565CB6E" w14:textId="63918FBE" w:rsidR="00B96DAA" w:rsidRDefault="00000000">
      <w:pPr>
        <w:pStyle w:val="ImageCaption"/>
      </w:pPr>
      <w:r>
        <w:t xml:space="preserve">Figure </w:t>
      </w:r>
      <w:r w:rsidR="008C21B4">
        <w:t>S3</w:t>
      </w:r>
      <w:r>
        <w:t>: Superimposed trace plots of sedimentation rate for 50 randomly chosen models for the CIP2 dataset. Different colors indicate different model runs. the vertical dashed line indicates the burn-in period.</w:t>
      </w:r>
    </w:p>
    <w:p w14:paraId="5D3A2DC0" w14:textId="77777777" w:rsidR="00B96DAA" w:rsidRDefault="00000000">
      <w:pPr>
        <w:pStyle w:val="CaptionedFigure"/>
      </w:pPr>
      <w:r>
        <w:rPr>
          <w:noProof/>
        </w:rPr>
        <w:lastRenderedPageBreak/>
        <w:drawing>
          <wp:inline distT="0" distB="0" distL="0" distR="0" wp14:anchorId="7D824549" wp14:editId="09A8F31E">
            <wp:extent cx="5943600" cy="5943600"/>
            <wp:effectExtent l="0" t="0" r="0" b="0"/>
            <wp:docPr id="124" name="Picture" descr="Superimposed kernel density estimates of the posterior distribution for each model parameter from 50 randomly chosen CIP2 validation models. Different colors indicate different model runs."/>
            <wp:cNvGraphicFramePr/>
            <a:graphic xmlns:a="http://schemas.openxmlformats.org/drawingml/2006/main">
              <a:graphicData uri="http://schemas.openxmlformats.org/drawingml/2006/picture">
                <pic:pic xmlns:pic="http://schemas.openxmlformats.org/drawingml/2006/picture">
                  <pic:nvPicPr>
                    <pic:cNvPr id="125" name="Picture" descr="./figures/final%20figures/supplemental_figures/CIP2_density.jp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1BFA0315" w14:textId="416B8A0B" w:rsidR="00B96DAA" w:rsidRDefault="00000000">
      <w:pPr>
        <w:pStyle w:val="ImageCaption"/>
      </w:pPr>
      <w:r>
        <w:t xml:space="preserve">Figure </w:t>
      </w:r>
      <w:r w:rsidR="008C21B4">
        <w:t>S4</w:t>
      </w:r>
      <w:r>
        <w:t>: Superimposed kernel density estimates of the posterior distribution for each model parameter from 50 randomly chosen CIP2 validation models. Different colors indicate different model runs.</w:t>
      </w:r>
      <w:bookmarkEnd w:id="356"/>
    </w:p>
    <w:sectPr w:rsidR="00B96DAA" w:rsidSect="00E63B3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F9AA8" w14:textId="77777777" w:rsidR="00160A18" w:rsidRDefault="00160A18">
      <w:pPr>
        <w:spacing w:after="0"/>
      </w:pPr>
      <w:r>
        <w:separator/>
      </w:r>
    </w:p>
  </w:endnote>
  <w:endnote w:type="continuationSeparator" w:id="0">
    <w:p w14:paraId="3C62F45A" w14:textId="77777777" w:rsidR="00160A18" w:rsidRDefault="00160A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6060" w14:textId="77777777" w:rsidR="00160A18" w:rsidRDefault="00160A18">
      <w:r>
        <w:separator/>
      </w:r>
    </w:p>
  </w:footnote>
  <w:footnote w:type="continuationSeparator" w:id="0">
    <w:p w14:paraId="542CAF95" w14:textId="77777777" w:rsidR="00160A18" w:rsidRDefault="00160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DE6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F74E10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32AEC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A4B7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720BFD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436ED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3E6206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D462B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04E7E0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F18358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146DE9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BEA9B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E654C7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2C1AE401"/>
    <w:multiLevelType w:val="multilevel"/>
    <w:tmpl w:val="6B2029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593B7507"/>
    <w:multiLevelType w:val="multilevel"/>
    <w:tmpl w:val="6EE26F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40580667">
    <w:abstractNumId w:val="13"/>
  </w:num>
  <w:num w:numId="2" w16cid:durableId="1693267022">
    <w:abstractNumId w:val="0"/>
  </w:num>
  <w:num w:numId="3" w16cid:durableId="832330870">
    <w:abstractNumId w:val="0"/>
  </w:num>
  <w:num w:numId="4" w16cid:durableId="1464158999">
    <w:abstractNumId w:val="1"/>
  </w:num>
  <w:num w:numId="5" w16cid:durableId="346103698">
    <w:abstractNumId w:val="2"/>
  </w:num>
  <w:num w:numId="6" w16cid:durableId="1951886754">
    <w:abstractNumId w:val="3"/>
  </w:num>
  <w:num w:numId="7" w16cid:durableId="1401437899">
    <w:abstractNumId w:val="4"/>
  </w:num>
  <w:num w:numId="8" w16cid:durableId="2035840999">
    <w:abstractNumId w:val="9"/>
  </w:num>
  <w:num w:numId="9" w16cid:durableId="1359425153">
    <w:abstractNumId w:val="5"/>
  </w:num>
  <w:num w:numId="10" w16cid:durableId="1735854884">
    <w:abstractNumId w:val="6"/>
  </w:num>
  <w:num w:numId="11" w16cid:durableId="948003420">
    <w:abstractNumId w:val="7"/>
  </w:num>
  <w:num w:numId="12" w16cid:durableId="1783694301">
    <w:abstractNumId w:val="8"/>
  </w:num>
  <w:num w:numId="13" w16cid:durableId="103117196">
    <w:abstractNumId w:val="10"/>
  </w:num>
  <w:num w:numId="14" w16cid:durableId="219561596">
    <w:abstractNumId w:val="11"/>
  </w:num>
  <w:num w:numId="15" w16cid:durableId="1348172062">
    <w:abstractNumId w:val="14"/>
  </w:num>
  <w:num w:numId="16" w16cid:durableId="386806613">
    <w:abstractNumId w:val="11"/>
  </w:num>
  <w:num w:numId="17" w16cid:durableId="630943150">
    <w:abstractNumId w:val="12"/>
  </w:num>
  <w:num w:numId="18" w16cid:durableId="1274047948">
    <w:abstractNumId w:val="1"/>
  </w:num>
  <w:num w:numId="19" w16cid:durableId="18168107">
    <w:abstractNumId w:val="2"/>
  </w:num>
  <w:num w:numId="20" w16cid:durableId="829564632">
    <w:abstractNumId w:val="3"/>
  </w:num>
  <w:num w:numId="21" w16cid:durableId="1228766624">
    <w:abstractNumId w:val="4"/>
  </w:num>
  <w:num w:numId="22" w16cid:durableId="1290434972">
    <w:abstractNumId w:val="9"/>
  </w:num>
  <w:num w:numId="23" w16cid:durableId="626474281">
    <w:abstractNumId w:val="5"/>
  </w:num>
  <w:num w:numId="24" w16cid:durableId="210773653">
    <w:abstractNumId w:val="6"/>
  </w:num>
  <w:num w:numId="25" w16cid:durableId="2012485824">
    <w:abstractNumId w:val="7"/>
  </w:num>
  <w:num w:numId="26" w16cid:durableId="1414859450">
    <w:abstractNumId w:val="8"/>
  </w:num>
  <w:num w:numId="27" w16cid:durableId="385297294">
    <w:abstractNumId w:val="10"/>
  </w:num>
  <w:num w:numId="28" w16cid:durableId="1188905504">
    <w:abstractNumId w:val="1"/>
  </w:num>
  <w:num w:numId="29" w16cid:durableId="1834372470">
    <w:abstractNumId w:val="2"/>
  </w:num>
  <w:num w:numId="30" w16cid:durableId="1084033006">
    <w:abstractNumId w:val="3"/>
  </w:num>
  <w:num w:numId="31" w16cid:durableId="1859999263">
    <w:abstractNumId w:val="4"/>
  </w:num>
  <w:num w:numId="32" w16cid:durableId="1384478699">
    <w:abstractNumId w:val="9"/>
  </w:num>
  <w:num w:numId="33" w16cid:durableId="53050752">
    <w:abstractNumId w:val="5"/>
  </w:num>
  <w:num w:numId="34" w16cid:durableId="439380269">
    <w:abstractNumId w:val="6"/>
  </w:num>
  <w:num w:numId="35" w16cid:durableId="1716782024">
    <w:abstractNumId w:val="7"/>
  </w:num>
  <w:num w:numId="36" w16cid:durableId="507522660">
    <w:abstractNumId w:val="8"/>
  </w:num>
  <w:num w:numId="37" w16cid:durableId="166098853">
    <w:abstractNumId w:val="10"/>
  </w:num>
  <w:num w:numId="38" w16cid:durableId="2031178023">
    <w:abstractNumId w:val="1"/>
  </w:num>
  <w:num w:numId="39" w16cid:durableId="996031216">
    <w:abstractNumId w:val="2"/>
  </w:num>
  <w:num w:numId="40" w16cid:durableId="1594893961">
    <w:abstractNumId w:val="3"/>
  </w:num>
  <w:num w:numId="41" w16cid:durableId="1995180465">
    <w:abstractNumId w:val="4"/>
  </w:num>
  <w:num w:numId="42" w16cid:durableId="737943700">
    <w:abstractNumId w:val="9"/>
  </w:num>
  <w:num w:numId="43" w16cid:durableId="1687977012">
    <w:abstractNumId w:val="5"/>
  </w:num>
  <w:num w:numId="44" w16cid:durableId="1822191751">
    <w:abstractNumId w:val="6"/>
  </w:num>
  <w:num w:numId="45" w16cid:durableId="428087501">
    <w:abstractNumId w:val="7"/>
  </w:num>
  <w:num w:numId="46" w16cid:durableId="1041827225">
    <w:abstractNumId w:val="8"/>
  </w:num>
  <w:num w:numId="47" w16cid:durableId="699086262">
    <w:abstractNumId w:val="10"/>
  </w:num>
  <w:num w:numId="48" w16cid:durableId="1241283343">
    <w:abstractNumId w:val="1"/>
  </w:num>
  <w:num w:numId="49" w16cid:durableId="362829594">
    <w:abstractNumId w:val="2"/>
  </w:num>
  <w:num w:numId="50" w16cid:durableId="1312949224">
    <w:abstractNumId w:val="3"/>
  </w:num>
  <w:num w:numId="51" w16cid:durableId="1408961308">
    <w:abstractNumId w:val="4"/>
  </w:num>
  <w:num w:numId="52" w16cid:durableId="304622470">
    <w:abstractNumId w:val="9"/>
  </w:num>
  <w:num w:numId="53" w16cid:durableId="1700666804">
    <w:abstractNumId w:val="5"/>
  </w:num>
  <w:num w:numId="54" w16cid:durableId="1844198588">
    <w:abstractNumId w:val="6"/>
  </w:num>
  <w:num w:numId="55" w16cid:durableId="1157259486">
    <w:abstractNumId w:val="7"/>
  </w:num>
  <w:num w:numId="56" w16cid:durableId="2041128553">
    <w:abstractNumId w:val="8"/>
  </w:num>
  <w:num w:numId="57" w16cid:durableId="1020088622">
    <w:abstractNumId w:val="10"/>
  </w:num>
  <w:num w:numId="58" w16cid:durableId="700863597">
    <w:abstractNumId w:val="1"/>
  </w:num>
  <w:num w:numId="59" w16cid:durableId="1804273087">
    <w:abstractNumId w:val="2"/>
  </w:num>
  <w:num w:numId="60" w16cid:durableId="145245969">
    <w:abstractNumId w:val="3"/>
  </w:num>
  <w:num w:numId="61" w16cid:durableId="1625192543">
    <w:abstractNumId w:val="4"/>
  </w:num>
  <w:num w:numId="62" w16cid:durableId="1381437481">
    <w:abstractNumId w:val="9"/>
  </w:num>
  <w:num w:numId="63" w16cid:durableId="543830249">
    <w:abstractNumId w:val="5"/>
  </w:num>
  <w:num w:numId="64" w16cid:durableId="1818956351">
    <w:abstractNumId w:val="6"/>
  </w:num>
  <w:num w:numId="65" w16cid:durableId="1984696361">
    <w:abstractNumId w:val="7"/>
  </w:num>
  <w:num w:numId="66" w16cid:durableId="1437628844">
    <w:abstractNumId w:val="8"/>
  </w:num>
  <w:num w:numId="67" w16cid:durableId="1840005289">
    <w:abstractNumId w:val="10"/>
  </w:num>
  <w:num w:numId="68" w16cid:durableId="1478573308">
    <w:abstractNumId w:val="1"/>
  </w:num>
  <w:num w:numId="69" w16cid:durableId="992563527">
    <w:abstractNumId w:val="2"/>
  </w:num>
  <w:num w:numId="70" w16cid:durableId="2068407313">
    <w:abstractNumId w:val="3"/>
  </w:num>
  <w:num w:numId="71" w16cid:durableId="1162545847">
    <w:abstractNumId w:val="4"/>
  </w:num>
  <w:num w:numId="72" w16cid:durableId="929432518">
    <w:abstractNumId w:val="9"/>
  </w:num>
  <w:num w:numId="73" w16cid:durableId="1329749193">
    <w:abstractNumId w:val="5"/>
  </w:num>
  <w:num w:numId="74" w16cid:durableId="1074397367">
    <w:abstractNumId w:val="6"/>
  </w:num>
  <w:num w:numId="75" w16cid:durableId="1723409454">
    <w:abstractNumId w:val="7"/>
  </w:num>
  <w:num w:numId="76" w16cid:durableId="1577088258">
    <w:abstractNumId w:val="8"/>
  </w:num>
  <w:num w:numId="77" w16cid:durableId="655306429">
    <w:abstractNumId w:val="10"/>
  </w:num>
  <w:num w:numId="78" w16cid:durableId="2038116628">
    <w:abstractNumId w:val="1"/>
  </w:num>
  <w:num w:numId="79" w16cid:durableId="1404639413">
    <w:abstractNumId w:val="2"/>
  </w:num>
  <w:num w:numId="80" w16cid:durableId="1386684977">
    <w:abstractNumId w:val="3"/>
  </w:num>
  <w:num w:numId="81" w16cid:durableId="1860778315">
    <w:abstractNumId w:val="4"/>
  </w:num>
  <w:num w:numId="82" w16cid:durableId="805318941">
    <w:abstractNumId w:val="9"/>
  </w:num>
  <w:num w:numId="83" w16cid:durableId="969214039">
    <w:abstractNumId w:val="5"/>
  </w:num>
  <w:num w:numId="84" w16cid:durableId="1768651003">
    <w:abstractNumId w:val="6"/>
  </w:num>
  <w:num w:numId="85" w16cid:durableId="1985426038">
    <w:abstractNumId w:val="7"/>
  </w:num>
  <w:num w:numId="86" w16cid:durableId="483736342">
    <w:abstractNumId w:val="8"/>
  </w:num>
  <w:num w:numId="87" w16cid:durableId="314455817">
    <w:abstractNumId w:val="10"/>
  </w:num>
  <w:num w:numId="88" w16cid:durableId="871268100">
    <w:abstractNumId w:val="1"/>
  </w:num>
  <w:num w:numId="89" w16cid:durableId="339048102">
    <w:abstractNumId w:val="2"/>
  </w:num>
  <w:num w:numId="90" w16cid:durableId="2000038437">
    <w:abstractNumId w:val="3"/>
  </w:num>
  <w:num w:numId="91" w16cid:durableId="1849827349">
    <w:abstractNumId w:val="4"/>
  </w:num>
  <w:num w:numId="92" w16cid:durableId="1206604689">
    <w:abstractNumId w:val="9"/>
  </w:num>
  <w:num w:numId="93" w16cid:durableId="696539025">
    <w:abstractNumId w:val="5"/>
  </w:num>
  <w:num w:numId="94" w16cid:durableId="993295382">
    <w:abstractNumId w:val="6"/>
  </w:num>
  <w:num w:numId="95" w16cid:durableId="598876909">
    <w:abstractNumId w:val="7"/>
  </w:num>
  <w:num w:numId="96" w16cid:durableId="735057230">
    <w:abstractNumId w:val="8"/>
  </w:num>
  <w:num w:numId="97" w16cid:durableId="2093696806">
    <w:abstractNumId w:val="10"/>
  </w:num>
  <w:num w:numId="98" w16cid:durableId="603001099">
    <w:abstractNumId w:val="1"/>
  </w:num>
  <w:num w:numId="99" w16cid:durableId="973825748">
    <w:abstractNumId w:val="2"/>
  </w:num>
  <w:num w:numId="100" w16cid:durableId="1542474670">
    <w:abstractNumId w:val="3"/>
  </w:num>
  <w:num w:numId="101" w16cid:durableId="1403137688">
    <w:abstractNumId w:val="4"/>
  </w:num>
  <w:num w:numId="102" w16cid:durableId="55789440">
    <w:abstractNumId w:val="9"/>
  </w:num>
  <w:num w:numId="103" w16cid:durableId="1643729131">
    <w:abstractNumId w:val="5"/>
  </w:num>
  <w:num w:numId="104" w16cid:durableId="1965381022">
    <w:abstractNumId w:val="6"/>
  </w:num>
  <w:num w:numId="105" w16cid:durableId="93089417">
    <w:abstractNumId w:val="7"/>
  </w:num>
  <w:num w:numId="106" w16cid:durableId="1896355994">
    <w:abstractNumId w:val="8"/>
  </w:num>
  <w:num w:numId="107" w16cid:durableId="1375038865">
    <w:abstractNumId w:val="10"/>
  </w:num>
  <w:num w:numId="108" w16cid:durableId="1930846966">
    <w:abstractNumId w:val="1"/>
  </w:num>
  <w:num w:numId="109" w16cid:durableId="1293712678">
    <w:abstractNumId w:val="2"/>
  </w:num>
  <w:num w:numId="110" w16cid:durableId="2102944805">
    <w:abstractNumId w:val="3"/>
  </w:num>
  <w:num w:numId="111" w16cid:durableId="82650689">
    <w:abstractNumId w:val="4"/>
  </w:num>
  <w:num w:numId="112" w16cid:durableId="136339563">
    <w:abstractNumId w:val="9"/>
  </w:num>
  <w:num w:numId="113" w16cid:durableId="520439179">
    <w:abstractNumId w:val="5"/>
  </w:num>
  <w:num w:numId="114" w16cid:durableId="260920306">
    <w:abstractNumId w:val="6"/>
  </w:num>
  <w:num w:numId="115" w16cid:durableId="1053428299">
    <w:abstractNumId w:val="7"/>
  </w:num>
  <w:num w:numId="116" w16cid:durableId="2110999285">
    <w:abstractNumId w:val="8"/>
  </w:num>
  <w:num w:numId="117" w16cid:durableId="1780754519">
    <w:abstractNumId w:val="10"/>
  </w:num>
  <w:num w:numId="118" w16cid:durableId="711196813">
    <w:abstractNumId w:val="1"/>
  </w:num>
  <w:num w:numId="119" w16cid:durableId="392851820">
    <w:abstractNumId w:val="2"/>
  </w:num>
  <w:num w:numId="120" w16cid:durableId="315964212">
    <w:abstractNumId w:val="3"/>
  </w:num>
  <w:num w:numId="121" w16cid:durableId="2053965566">
    <w:abstractNumId w:val="4"/>
  </w:num>
  <w:num w:numId="122" w16cid:durableId="1538010814">
    <w:abstractNumId w:val="9"/>
  </w:num>
  <w:num w:numId="123" w16cid:durableId="490488186">
    <w:abstractNumId w:val="5"/>
  </w:num>
  <w:num w:numId="124" w16cid:durableId="1474715273">
    <w:abstractNumId w:val="6"/>
  </w:num>
  <w:num w:numId="125" w16cid:durableId="998461883">
    <w:abstractNumId w:val="7"/>
  </w:num>
  <w:num w:numId="126" w16cid:durableId="1997415362">
    <w:abstractNumId w:val="8"/>
  </w:num>
  <w:num w:numId="127" w16cid:durableId="1084909699">
    <w:abstractNumId w:val="10"/>
  </w:num>
  <w:num w:numId="128" w16cid:durableId="456528319">
    <w:abstractNumId w:val="1"/>
  </w:num>
  <w:num w:numId="129" w16cid:durableId="19548463">
    <w:abstractNumId w:val="2"/>
  </w:num>
  <w:num w:numId="130" w16cid:durableId="3359900">
    <w:abstractNumId w:val="3"/>
  </w:num>
  <w:num w:numId="131" w16cid:durableId="557254200">
    <w:abstractNumId w:val="4"/>
  </w:num>
  <w:num w:numId="132" w16cid:durableId="510029306">
    <w:abstractNumId w:val="9"/>
  </w:num>
  <w:num w:numId="133" w16cid:durableId="1492746000">
    <w:abstractNumId w:val="5"/>
  </w:num>
  <w:num w:numId="134" w16cid:durableId="1077484275">
    <w:abstractNumId w:val="6"/>
  </w:num>
  <w:num w:numId="135" w16cid:durableId="975647893">
    <w:abstractNumId w:val="7"/>
  </w:num>
  <w:num w:numId="136" w16cid:durableId="309015561">
    <w:abstractNumId w:val="8"/>
  </w:num>
  <w:num w:numId="137" w16cid:durableId="1825508642">
    <w:abstractNumId w:val="10"/>
  </w:num>
  <w:num w:numId="138" w16cid:durableId="336466738">
    <w:abstractNumId w:val="1"/>
  </w:num>
  <w:num w:numId="139" w16cid:durableId="1297494485">
    <w:abstractNumId w:val="2"/>
  </w:num>
  <w:num w:numId="140" w16cid:durableId="1021708780">
    <w:abstractNumId w:val="3"/>
  </w:num>
  <w:num w:numId="141" w16cid:durableId="197864266">
    <w:abstractNumId w:val="4"/>
  </w:num>
  <w:num w:numId="142" w16cid:durableId="972095820">
    <w:abstractNumId w:val="9"/>
  </w:num>
  <w:num w:numId="143" w16cid:durableId="1658265702">
    <w:abstractNumId w:val="5"/>
  </w:num>
  <w:num w:numId="144" w16cid:durableId="2078359960">
    <w:abstractNumId w:val="6"/>
  </w:num>
  <w:num w:numId="145" w16cid:durableId="27683095">
    <w:abstractNumId w:val="7"/>
  </w:num>
  <w:num w:numId="146" w16cid:durableId="594751263">
    <w:abstractNumId w:val="8"/>
  </w:num>
  <w:num w:numId="147" w16cid:durableId="1301884483">
    <w:abstractNumId w:val="10"/>
  </w:num>
  <w:num w:numId="148" w16cid:durableId="822549911">
    <w:abstractNumId w:val="1"/>
  </w:num>
  <w:num w:numId="149" w16cid:durableId="1855604270">
    <w:abstractNumId w:val="2"/>
  </w:num>
  <w:num w:numId="150" w16cid:durableId="1684241365">
    <w:abstractNumId w:val="3"/>
  </w:num>
  <w:num w:numId="151" w16cid:durableId="2046363614">
    <w:abstractNumId w:val="4"/>
  </w:num>
  <w:num w:numId="152" w16cid:durableId="1300526591">
    <w:abstractNumId w:val="9"/>
  </w:num>
  <w:num w:numId="153" w16cid:durableId="173763889">
    <w:abstractNumId w:val="5"/>
  </w:num>
  <w:num w:numId="154" w16cid:durableId="1076898850">
    <w:abstractNumId w:val="6"/>
  </w:num>
  <w:num w:numId="155" w16cid:durableId="248854177">
    <w:abstractNumId w:val="7"/>
  </w:num>
  <w:num w:numId="156" w16cid:durableId="1301573824">
    <w:abstractNumId w:val="8"/>
  </w:num>
  <w:num w:numId="157" w16cid:durableId="1234008024">
    <w:abstractNumId w:val="10"/>
  </w:num>
  <w:num w:numId="158" w16cid:durableId="1175534114">
    <w:abstractNumId w:val="1"/>
  </w:num>
  <w:num w:numId="159" w16cid:durableId="115563108">
    <w:abstractNumId w:val="2"/>
  </w:num>
  <w:num w:numId="160" w16cid:durableId="1457597546">
    <w:abstractNumId w:val="3"/>
  </w:num>
  <w:num w:numId="161" w16cid:durableId="781924130">
    <w:abstractNumId w:val="4"/>
  </w:num>
  <w:num w:numId="162" w16cid:durableId="496116199">
    <w:abstractNumId w:val="9"/>
  </w:num>
  <w:num w:numId="163" w16cid:durableId="655229764">
    <w:abstractNumId w:val="5"/>
  </w:num>
  <w:num w:numId="164" w16cid:durableId="957688255">
    <w:abstractNumId w:val="6"/>
  </w:num>
  <w:num w:numId="165" w16cid:durableId="1871187141">
    <w:abstractNumId w:val="7"/>
  </w:num>
  <w:num w:numId="166" w16cid:durableId="60374739">
    <w:abstractNumId w:val="8"/>
  </w:num>
  <w:num w:numId="167" w16cid:durableId="2003198622">
    <w:abstractNumId w:val="10"/>
  </w:num>
  <w:num w:numId="168" w16cid:durableId="874971988">
    <w:abstractNumId w:val="1"/>
  </w:num>
  <w:num w:numId="169" w16cid:durableId="1467505552">
    <w:abstractNumId w:val="2"/>
  </w:num>
  <w:num w:numId="170" w16cid:durableId="1699428384">
    <w:abstractNumId w:val="3"/>
  </w:num>
  <w:num w:numId="171" w16cid:durableId="1368794388">
    <w:abstractNumId w:val="4"/>
  </w:num>
  <w:num w:numId="172" w16cid:durableId="1135486959">
    <w:abstractNumId w:val="9"/>
  </w:num>
  <w:num w:numId="173" w16cid:durableId="1370883922">
    <w:abstractNumId w:val="5"/>
  </w:num>
  <w:num w:numId="174" w16cid:durableId="95828238">
    <w:abstractNumId w:val="6"/>
  </w:num>
  <w:num w:numId="175" w16cid:durableId="211502307">
    <w:abstractNumId w:val="7"/>
  </w:num>
  <w:num w:numId="176" w16cid:durableId="2099212130">
    <w:abstractNumId w:val="8"/>
  </w:num>
  <w:num w:numId="177" w16cid:durableId="1100447562">
    <w:abstractNumId w:val="10"/>
  </w:num>
  <w:num w:numId="178" w16cid:durableId="99028824">
    <w:abstractNumId w:val="1"/>
  </w:num>
  <w:num w:numId="179" w16cid:durableId="1876120438">
    <w:abstractNumId w:val="2"/>
  </w:num>
  <w:num w:numId="180" w16cid:durableId="1186017431">
    <w:abstractNumId w:val="3"/>
  </w:num>
  <w:num w:numId="181" w16cid:durableId="1282418456">
    <w:abstractNumId w:val="4"/>
  </w:num>
  <w:num w:numId="182" w16cid:durableId="1945335729">
    <w:abstractNumId w:val="9"/>
  </w:num>
  <w:num w:numId="183" w16cid:durableId="615333313">
    <w:abstractNumId w:val="5"/>
  </w:num>
  <w:num w:numId="184" w16cid:durableId="257104328">
    <w:abstractNumId w:val="6"/>
  </w:num>
  <w:num w:numId="185" w16cid:durableId="596593319">
    <w:abstractNumId w:val="7"/>
  </w:num>
  <w:num w:numId="186" w16cid:durableId="1864246005">
    <w:abstractNumId w:val="8"/>
  </w:num>
  <w:num w:numId="187" w16cid:durableId="1869635497">
    <w:abstractNumId w:val="10"/>
  </w:num>
  <w:num w:numId="188" w16cid:durableId="1895850572">
    <w:abstractNumId w:val="1"/>
  </w:num>
  <w:num w:numId="189" w16cid:durableId="765080433">
    <w:abstractNumId w:val="2"/>
  </w:num>
  <w:num w:numId="190" w16cid:durableId="1819372001">
    <w:abstractNumId w:val="3"/>
  </w:num>
  <w:num w:numId="191" w16cid:durableId="1505166185">
    <w:abstractNumId w:val="4"/>
  </w:num>
  <w:num w:numId="192" w16cid:durableId="1791164928">
    <w:abstractNumId w:val="9"/>
  </w:num>
  <w:num w:numId="193" w16cid:durableId="895702862">
    <w:abstractNumId w:val="5"/>
  </w:num>
  <w:num w:numId="194" w16cid:durableId="1421947225">
    <w:abstractNumId w:val="6"/>
  </w:num>
  <w:num w:numId="195" w16cid:durableId="792477201">
    <w:abstractNumId w:val="7"/>
  </w:num>
  <w:num w:numId="196" w16cid:durableId="480586903">
    <w:abstractNumId w:val="8"/>
  </w:num>
  <w:num w:numId="197" w16cid:durableId="133328265">
    <w:abstractNumId w:val="10"/>
  </w:num>
  <w:num w:numId="198" w16cid:durableId="94251145">
    <w:abstractNumId w:val="1"/>
  </w:num>
  <w:num w:numId="199" w16cid:durableId="583035290">
    <w:abstractNumId w:val="2"/>
  </w:num>
  <w:num w:numId="200" w16cid:durableId="1973560512">
    <w:abstractNumId w:val="3"/>
  </w:num>
  <w:num w:numId="201" w16cid:durableId="1095516896">
    <w:abstractNumId w:val="4"/>
  </w:num>
  <w:num w:numId="202" w16cid:durableId="1462648254">
    <w:abstractNumId w:val="9"/>
  </w:num>
  <w:num w:numId="203" w16cid:durableId="1013921998">
    <w:abstractNumId w:val="5"/>
  </w:num>
  <w:num w:numId="204" w16cid:durableId="504780482">
    <w:abstractNumId w:val="6"/>
  </w:num>
  <w:num w:numId="205" w16cid:durableId="1222714657">
    <w:abstractNumId w:val="7"/>
  </w:num>
  <w:num w:numId="206" w16cid:durableId="1217669081">
    <w:abstractNumId w:val="8"/>
  </w:num>
  <w:num w:numId="207" w16cid:durableId="345594696">
    <w:abstractNumId w:val="10"/>
  </w:num>
  <w:num w:numId="208" w16cid:durableId="1759869398">
    <w:abstractNumId w:val="1"/>
  </w:num>
  <w:num w:numId="209" w16cid:durableId="746002299">
    <w:abstractNumId w:val="2"/>
  </w:num>
  <w:num w:numId="210" w16cid:durableId="1468743637">
    <w:abstractNumId w:val="3"/>
  </w:num>
  <w:num w:numId="211" w16cid:durableId="222641306">
    <w:abstractNumId w:val="4"/>
  </w:num>
  <w:num w:numId="212" w16cid:durableId="304820508">
    <w:abstractNumId w:val="9"/>
  </w:num>
  <w:num w:numId="213" w16cid:durableId="958535764">
    <w:abstractNumId w:val="5"/>
  </w:num>
  <w:num w:numId="214" w16cid:durableId="881088463">
    <w:abstractNumId w:val="6"/>
  </w:num>
  <w:num w:numId="215" w16cid:durableId="2045665138">
    <w:abstractNumId w:val="7"/>
  </w:num>
  <w:num w:numId="216" w16cid:durableId="1008285858">
    <w:abstractNumId w:val="8"/>
  </w:num>
  <w:num w:numId="217" w16cid:durableId="2105492208">
    <w:abstractNumId w:val="10"/>
  </w:num>
  <w:num w:numId="218" w16cid:durableId="1010137406">
    <w:abstractNumId w:val="1"/>
  </w:num>
  <w:num w:numId="219" w16cid:durableId="1520729181">
    <w:abstractNumId w:val="2"/>
  </w:num>
  <w:num w:numId="220" w16cid:durableId="1539005444">
    <w:abstractNumId w:val="3"/>
  </w:num>
  <w:num w:numId="221" w16cid:durableId="870413836">
    <w:abstractNumId w:val="4"/>
  </w:num>
  <w:num w:numId="222" w16cid:durableId="1076830100">
    <w:abstractNumId w:val="9"/>
  </w:num>
  <w:num w:numId="223" w16cid:durableId="383989919">
    <w:abstractNumId w:val="5"/>
  </w:num>
  <w:num w:numId="224" w16cid:durableId="558589690">
    <w:abstractNumId w:val="6"/>
  </w:num>
  <w:num w:numId="225" w16cid:durableId="883367795">
    <w:abstractNumId w:val="7"/>
  </w:num>
  <w:num w:numId="226" w16cid:durableId="1263881197">
    <w:abstractNumId w:val="8"/>
  </w:num>
  <w:num w:numId="227" w16cid:durableId="1981029366">
    <w:abstractNumId w:val="10"/>
  </w:num>
  <w:num w:numId="228" w16cid:durableId="1375732898">
    <w:abstractNumId w:val="1"/>
  </w:num>
  <w:num w:numId="229" w16cid:durableId="309288489">
    <w:abstractNumId w:val="2"/>
  </w:num>
  <w:num w:numId="230" w16cid:durableId="957176674">
    <w:abstractNumId w:val="3"/>
  </w:num>
  <w:num w:numId="231" w16cid:durableId="500387214">
    <w:abstractNumId w:val="4"/>
  </w:num>
  <w:num w:numId="232" w16cid:durableId="1044717809">
    <w:abstractNumId w:val="9"/>
  </w:num>
  <w:num w:numId="233" w16cid:durableId="49807600">
    <w:abstractNumId w:val="5"/>
  </w:num>
  <w:num w:numId="234" w16cid:durableId="2072531476">
    <w:abstractNumId w:val="6"/>
  </w:num>
  <w:num w:numId="235" w16cid:durableId="559563112">
    <w:abstractNumId w:val="7"/>
  </w:num>
  <w:num w:numId="236" w16cid:durableId="628437558">
    <w:abstractNumId w:val="8"/>
  </w:num>
  <w:num w:numId="237" w16cid:durableId="1714425951">
    <w:abstractNumId w:val="10"/>
  </w:num>
  <w:num w:numId="238" w16cid:durableId="2123570266">
    <w:abstractNumId w:val="1"/>
  </w:num>
  <w:num w:numId="239" w16cid:durableId="2069378496">
    <w:abstractNumId w:val="2"/>
  </w:num>
  <w:num w:numId="240" w16cid:durableId="82185078">
    <w:abstractNumId w:val="3"/>
  </w:num>
  <w:num w:numId="241" w16cid:durableId="30810966">
    <w:abstractNumId w:val="4"/>
  </w:num>
  <w:num w:numId="242" w16cid:durableId="776679330">
    <w:abstractNumId w:val="9"/>
  </w:num>
  <w:num w:numId="243" w16cid:durableId="1424566225">
    <w:abstractNumId w:val="5"/>
  </w:num>
  <w:num w:numId="244" w16cid:durableId="1209881613">
    <w:abstractNumId w:val="6"/>
  </w:num>
  <w:num w:numId="245" w16cid:durableId="1227834818">
    <w:abstractNumId w:val="7"/>
  </w:num>
  <w:num w:numId="246" w16cid:durableId="1737850041">
    <w:abstractNumId w:val="8"/>
  </w:num>
  <w:num w:numId="247" w16cid:durableId="332955253">
    <w:abstractNumId w:val="10"/>
  </w:num>
  <w:num w:numId="248" w16cid:durableId="1376807357">
    <w:abstractNumId w:val="1"/>
  </w:num>
  <w:num w:numId="249" w16cid:durableId="1782337580">
    <w:abstractNumId w:val="2"/>
  </w:num>
  <w:num w:numId="250" w16cid:durableId="1846554844">
    <w:abstractNumId w:val="3"/>
  </w:num>
  <w:num w:numId="251" w16cid:durableId="1940525354">
    <w:abstractNumId w:val="4"/>
  </w:num>
  <w:num w:numId="252" w16cid:durableId="572397294">
    <w:abstractNumId w:val="9"/>
  </w:num>
  <w:num w:numId="253" w16cid:durableId="1531644050">
    <w:abstractNumId w:val="5"/>
  </w:num>
  <w:num w:numId="254" w16cid:durableId="1980498320">
    <w:abstractNumId w:val="6"/>
  </w:num>
  <w:num w:numId="255" w16cid:durableId="2125688586">
    <w:abstractNumId w:val="7"/>
  </w:num>
  <w:num w:numId="256" w16cid:durableId="1629046318">
    <w:abstractNumId w:val="8"/>
  </w:num>
  <w:num w:numId="257" w16cid:durableId="1397581561">
    <w:abstractNumId w:val="10"/>
  </w:num>
  <w:num w:numId="258" w16cid:durableId="2004694670">
    <w:abstractNumId w:val="1"/>
  </w:num>
  <w:num w:numId="259" w16cid:durableId="1865048348">
    <w:abstractNumId w:val="2"/>
  </w:num>
  <w:num w:numId="260" w16cid:durableId="41567099">
    <w:abstractNumId w:val="3"/>
  </w:num>
  <w:num w:numId="261" w16cid:durableId="613901707">
    <w:abstractNumId w:val="4"/>
  </w:num>
  <w:num w:numId="262" w16cid:durableId="182718429">
    <w:abstractNumId w:val="9"/>
  </w:num>
  <w:num w:numId="263" w16cid:durableId="1496384544">
    <w:abstractNumId w:val="5"/>
  </w:num>
  <w:num w:numId="264" w16cid:durableId="1798136922">
    <w:abstractNumId w:val="6"/>
  </w:num>
  <w:num w:numId="265" w16cid:durableId="1552615602">
    <w:abstractNumId w:val="7"/>
  </w:num>
  <w:num w:numId="266" w16cid:durableId="295530603">
    <w:abstractNumId w:val="8"/>
  </w:num>
  <w:num w:numId="267" w16cid:durableId="1988625528">
    <w:abstractNumId w:val="10"/>
  </w:num>
  <w:num w:numId="268" w16cid:durableId="2132018171">
    <w:abstractNumId w:val="1"/>
  </w:num>
  <w:num w:numId="269" w16cid:durableId="1760637325">
    <w:abstractNumId w:val="2"/>
  </w:num>
  <w:num w:numId="270" w16cid:durableId="772676726">
    <w:abstractNumId w:val="3"/>
  </w:num>
  <w:num w:numId="271" w16cid:durableId="1187910181">
    <w:abstractNumId w:val="4"/>
  </w:num>
  <w:num w:numId="272" w16cid:durableId="1786198049">
    <w:abstractNumId w:val="9"/>
  </w:num>
  <w:num w:numId="273" w16cid:durableId="1008682082">
    <w:abstractNumId w:val="5"/>
  </w:num>
  <w:num w:numId="274" w16cid:durableId="717318923">
    <w:abstractNumId w:val="6"/>
  </w:num>
  <w:num w:numId="275" w16cid:durableId="372077802">
    <w:abstractNumId w:val="7"/>
  </w:num>
  <w:num w:numId="276" w16cid:durableId="1463884067">
    <w:abstractNumId w:val="8"/>
  </w:num>
  <w:num w:numId="277" w16cid:durableId="350644229">
    <w:abstractNumId w:val="10"/>
  </w:num>
  <w:num w:numId="278" w16cid:durableId="750663702">
    <w:abstractNumId w:val="1"/>
  </w:num>
  <w:num w:numId="279" w16cid:durableId="1097214812">
    <w:abstractNumId w:val="2"/>
  </w:num>
  <w:num w:numId="280" w16cid:durableId="1352804134">
    <w:abstractNumId w:val="3"/>
  </w:num>
  <w:num w:numId="281" w16cid:durableId="2023777929">
    <w:abstractNumId w:val="4"/>
  </w:num>
  <w:num w:numId="282" w16cid:durableId="461577334">
    <w:abstractNumId w:val="9"/>
  </w:num>
  <w:num w:numId="283" w16cid:durableId="1773891701">
    <w:abstractNumId w:val="5"/>
  </w:num>
  <w:num w:numId="284" w16cid:durableId="1376538451">
    <w:abstractNumId w:val="6"/>
  </w:num>
  <w:num w:numId="285" w16cid:durableId="478689626">
    <w:abstractNumId w:val="7"/>
  </w:num>
  <w:num w:numId="286" w16cid:durableId="308360942">
    <w:abstractNumId w:val="8"/>
  </w:num>
  <w:num w:numId="287" w16cid:durableId="801463453">
    <w:abstractNumId w:val="10"/>
  </w:num>
  <w:num w:numId="288" w16cid:durableId="1562595060">
    <w:abstractNumId w:val="1"/>
  </w:num>
  <w:num w:numId="289" w16cid:durableId="529492094">
    <w:abstractNumId w:val="2"/>
  </w:num>
  <w:num w:numId="290" w16cid:durableId="1233008224">
    <w:abstractNumId w:val="3"/>
  </w:num>
  <w:num w:numId="291" w16cid:durableId="1418016015">
    <w:abstractNumId w:val="4"/>
  </w:num>
  <w:num w:numId="292" w16cid:durableId="228076874">
    <w:abstractNumId w:val="9"/>
  </w:num>
  <w:num w:numId="293" w16cid:durableId="816535661">
    <w:abstractNumId w:val="5"/>
  </w:num>
  <w:num w:numId="294" w16cid:durableId="387732746">
    <w:abstractNumId w:val="6"/>
  </w:num>
  <w:num w:numId="295" w16cid:durableId="1166750381">
    <w:abstractNumId w:val="7"/>
  </w:num>
  <w:num w:numId="296" w16cid:durableId="1412120251">
    <w:abstractNumId w:val="8"/>
  </w:num>
  <w:num w:numId="297" w16cid:durableId="238826599">
    <w:abstractNumId w:val="10"/>
  </w:num>
  <w:num w:numId="298" w16cid:durableId="1393654675">
    <w:abstractNumId w:val="1"/>
  </w:num>
  <w:num w:numId="299" w16cid:durableId="1974828131">
    <w:abstractNumId w:val="2"/>
  </w:num>
  <w:num w:numId="300" w16cid:durableId="2027362900">
    <w:abstractNumId w:val="3"/>
  </w:num>
  <w:num w:numId="301" w16cid:durableId="229535815">
    <w:abstractNumId w:val="4"/>
  </w:num>
  <w:num w:numId="302" w16cid:durableId="257756182">
    <w:abstractNumId w:val="9"/>
  </w:num>
  <w:num w:numId="303" w16cid:durableId="339311742">
    <w:abstractNumId w:val="5"/>
  </w:num>
  <w:num w:numId="304" w16cid:durableId="664820311">
    <w:abstractNumId w:val="6"/>
  </w:num>
  <w:num w:numId="305" w16cid:durableId="1600521740">
    <w:abstractNumId w:val="7"/>
  </w:num>
  <w:num w:numId="306" w16cid:durableId="1972054503">
    <w:abstractNumId w:val="8"/>
  </w:num>
  <w:num w:numId="307" w16cid:durableId="2038121830">
    <w:abstractNumId w:val="10"/>
  </w:num>
  <w:num w:numId="308" w16cid:durableId="233128741">
    <w:abstractNumId w:val="1"/>
  </w:num>
  <w:num w:numId="309" w16cid:durableId="349792943">
    <w:abstractNumId w:val="2"/>
  </w:num>
  <w:num w:numId="310" w16cid:durableId="1133864203">
    <w:abstractNumId w:val="3"/>
  </w:num>
  <w:num w:numId="311" w16cid:durableId="1948807242">
    <w:abstractNumId w:val="4"/>
  </w:num>
  <w:num w:numId="312" w16cid:durableId="593822654">
    <w:abstractNumId w:val="9"/>
  </w:num>
  <w:num w:numId="313" w16cid:durableId="472913579">
    <w:abstractNumId w:val="5"/>
  </w:num>
  <w:num w:numId="314" w16cid:durableId="259878635">
    <w:abstractNumId w:val="6"/>
  </w:num>
  <w:num w:numId="315" w16cid:durableId="1042248957">
    <w:abstractNumId w:val="7"/>
  </w:num>
  <w:num w:numId="316" w16cid:durableId="1033964629">
    <w:abstractNumId w:val="8"/>
  </w:num>
  <w:num w:numId="317" w16cid:durableId="1010133934">
    <w:abstractNumId w:val="10"/>
  </w:num>
  <w:num w:numId="318" w16cid:durableId="1175804218">
    <w:abstractNumId w:val="1"/>
  </w:num>
  <w:num w:numId="319" w16cid:durableId="1534540520">
    <w:abstractNumId w:val="2"/>
  </w:num>
  <w:num w:numId="320" w16cid:durableId="260378802">
    <w:abstractNumId w:val="3"/>
  </w:num>
  <w:num w:numId="321" w16cid:durableId="630063565">
    <w:abstractNumId w:val="4"/>
  </w:num>
  <w:num w:numId="322" w16cid:durableId="1964924642">
    <w:abstractNumId w:val="9"/>
  </w:num>
  <w:num w:numId="323" w16cid:durableId="1986012041">
    <w:abstractNumId w:val="5"/>
  </w:num>
  <w:num w:numId="324" w16cid:durableId="309748001">
    <w:abstractNumId w:val="6"/>
  </w:num>
  <w:num w:numId="325" w16cid:durableId="742603178">
    <w:abstractNumId w:val="7"/>
  </w:num>
  <w:num w:numId="326" w16cid:durableId="1957252690">
    <w:abstractNumId w:val="8"/>
  </w:num>
  <w:num w:numId="327" w16cid:durableId="333729847">
    <w:abstractNumId w:val="10"/>
  </w:num>
  <w:num w:numId="328" w16cid:durableId="2090811651">
    <w:abstractNumId w:val="1"/>
  </w:num>
  <w:num w:numId="329" w16cid:durableId="1529374062">
    <w:abstractNumId w:val="2"/>
  </w:num>
  <w:num w:numId="330" w16cid:durableId="915742961">
    <w:abstractNumId w:val="3"/>
  </w:num>
  <w:num w:numId="331" w16cid:durableId="1800032630">
    <w:abstractNumId w:val="4"/>
  </w:num>
  <w:num w:numId="332" w16cid:durableId="999429252">
    <w:abstractNumId w:val="9"/>
  </w:num>
  <w:num w:numId="333" w16cid:durableId="1510410335">
    <w:abstractNumId w:val="5"/>
  </w:num>
  <w:num w:numId="334" w16cid:durableId="1753425464">
    <w:abstractNumId w:val="6"/>
  </w:num>
  <w:num w:numId="335" w16cid:durableId="28923869">
    <w:abstractNumId w:val="7"/>
  </w:num>
  <w:num w:numId="336" w16cid:durableId="1559051359">
    <w:abstractNumId w:val="8"/>
  </w:num>
  <w:num w:numId="337" w16cid:durableId="1775512196">
    <w:abstractNumId w:val="10"/>
  </w:num>
  <w:num w:numId="338" w16cid:durableId="690566163">
    <w:abstractNumId w:val="1"/>
  </w:num>
  <w:num w:numId="339" w16cid:durableId="904220349">
    <w:abstractNumId w:val="2"/>
  </w:num>
  <w:num w:numId="340" w16cid:durableId="1756900488">
    <w:abstractNumId w:val="3"/>
  </w:num>
  <w:num w:numId="341" w16cid:durableId="878320834">
    <w:abstractNumId w:val="4"/>
  </w:num>
  <w:num w:numId="342" w16cid:durableId="1077167568">
    <w:abstractNumId w:val="9"/>
  </w:num>
  <w:num w:numId="343" w16cid:durableId="1912814847">
    <w:abstractNumId w:val="5"/>
  </w:num>
  <w:num w:numId="344" w16cid:durableId="310982607">
    <w:abstractNumId w:val="6"/>
  </w:num>
  <w:num w:numId="345" w16cid:durableId="2132748640">
    <w:abstractNumId w:val="7"/>
  </w:num>
  <w:num w:numId="346" w16cid:durableId="455636019">
    <w:abstractNumId w:val="8"/>
  </w:num>
  <w:num w:numId="347" w16cid:durableId="1642731454">
    <w:abstractNumId w:val="10"/>
  </w:num>
  <w:num w:numId="348" w16cid:durableId="1051727862">
    <w:abstractNumId w:val="1"/>
  </w:num>
  <w:num w:numId="349" w16cid:durableId="1240990559">
    <w:abstractNumId w:val="2"/>
  </w:num>
  <w:num w:numId="350" w16cid:durableId="2108453716">
    <w:abstractNumId w:val="3"/>
  </w:num>
  <w:num w:numId="351" w16cid:durableId="1193496373">
    <w:abstractNumId w:val="4"/>
  </w:num>
  <w:num w:numId="352" w16cid:durableId="496769008">
    <w:abstractNumId w:val="9"/>
  </w:num>
  <w:num w:numId="353" w16cid:durableId="847795263">
    <w:abstractNumId w:val="5"/>
  </w:num>
  <w:num w:numId="354" w16cid:durableId="1944073259">
    <w:abstractNumId w:val="6"/>
  </w:num>
  <w:num w:numId="355" w16cid:durableId="1464619770">
    <w:abstractNumId w:val="7"/>
  </w:num>
  <w:num w:numId="356" w16cid:durableId="2009555142">
    <w:abstractNumId w:val="8"/>
  </w:num>
  <w:num w:numId="357" w16cid:durableId="351028756">
    <w:abstractNumId w:val="10"/>
  </w:num>
  <w:num w:numId="358" w16cid:durableId="623005300">
    <w:abstractNumId w:val="1"/>
  </w:num>
  <w:num w:numId="359" w16cid:durableId="1411197866">
    <w:abstractNumId w:val="2"/>
  </w:num>
  <w:num w:numId="360" w16cid:durableId="978459919">
    <w:abstractNumId w:val="3"/>
  </w:num>
  <w:num w:numId="361" w16cid:durableId="843857014">
    <w:abstractNumId w:val="4"/>
  </w:num>
  <w:num w:numId="362" w16cid:durableId="1558935461">
    <w:abstractNumId w:val="9"/>
  </w:num>
  <w:num w:numId="363" w16cid:durableId="492792745">
    <w:abstractNumId w:val="5"/>
  </w:num>
  <w:num w:numId="364" w16cid:durableId="721372720">
    <w:abstractNumId w:val="6"/>
  </w:num>
  <w:num w:numId="365" w16cid:durableId="1492595146">
    <w:abstractNumId w:val="7"/>
  </w:num>
  <w:num w:numId="366" w16cid:durableId="805003561">
    <w:abstractNumId w:val="8"/>
  </w:num>
  <w:num w:numId="367" w16cid:durableId="2789950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Trayler">
    <w15:presenceInfo w15:providerId="AD" w15:userId="S::rtrayler@ucmerced.edu::d133f0b0-87fd-41da-958f-5e527522b75a"/>
  </w15:person>
  <w15:person w15:author="STEPHEN R MEYERS">
    <w15:presenceInfo w15:providerId="AD" w15:userId="S::srmeyers2@wisc.edu::22b77664-7ba4-4d00-b186-2c744f54a5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DAA"/>
    <w:rsid w:val="00045211"/>
    <w:rsid w:val="000B16FE"/>
    <w:rsid w:val="001047CF"/>
    <w:rsid w:val="00114E11"/>
    <w:rsid w:val="00144F17"/>
    <w:rsid w:val="00160A18"/>
    <w:rsid w:val="00180E62"/>
    <w:rsid w:val="001C7F0D"/>
    <w:rsid w:val="00252227"/>
    <w:rsid w:val="002631DD"/>
    <w:rsid w:val="00284F01"/>
    <w:rsid w:val="002A6BC6"/>
    <w:rsid w:val="00315A5B"/>
    <w:rsid w:val="00380E15"/>
    <w:rsid w:val="00401ECA"/>
    <w:rsid w:val="00467815"/>
    <w:rsid w:val="00485132"/>
    <w:rsid w:val="00492F5A"/>
    <w:rsid w:val="00543C1B"/>
    <w:rsid w:val="00551EA1"/>
    <w:rsid w:val="00572382"/>
    <w:rsid w:val="005B09F9"/>
    <w:rsid w:val="0063177B"/>
    <w:rsid w:val="00632E84"/>
    <w:rsid w:val="006728DE"/>
    <w:rsid w:val="006A0416"/>
    <w:rsid w:val="006D75C8"/>
    <w:rsid w:val="0076428C"/>
    <w:rsid w:val="007971F5"/>
    <w:rsid w:val="007D0137"/>
    <w:rsid w:val="007D3DE4"/>
    <w:rsid w:val="007E55FD"/>
    <w:rsid w:val="0080333B"/>
    <w:rsid w:val="008034BD"/>
    <w:rsid w:val="008034E3"/>
    <w:rsid w:val="008303E5"/>
    <w:rsid w:val="00833B28"/>
    <w:rsid w:val="00837CFC"/>
    <w:rsid w:val="00856AF2"/>
    <w:rsid w:val="00894A66"/>
    <w:rsid w:val="008C21B4"/>
    <w:rsid w:val="00927554"/>
    <w:rsid w:val="009A0BA4"/>
    <w:rsid w:val="009F6ED5"/>
    <w:rsid w:val="00A51255"/>
    <w:rsid w:val="00A62691"/>
    <w:rsid w:val="00A95A62"/>
    <w:rsid w:val="00A975BB"/>
    <w:rsid w:val="00AE3DAA"/>
    <w:rsid w:val="00AF0763"/>
    <w:rsid w:val="00B60DFA"/>
    <w:rsid w:val="00B96DAA"/>
    <w:rsid w:val="00BF67A7"/>
    <w:rsid w:val="00C514BB"/>
    <w:rsid w:val="00C5695F"/>
    <w:rsid w:val="00CA656C"/>
    <w:rsid w:val="00D03AB9"/>
    <w:rsid w:val="00D2016F"/>
    <w:rsid w:val="00D67A94"/>
    <w:rsid w:val="00D97214"/>
    <w:rsid w:val="00DB1B69"/>
    <w:rsid w:val="00DD00CC"/>
    <w:rsid w:val="00DD2D77"/>
    <w:rsid w:val="00E93DEA"/>
    <w:rsid w:val="00EA0317"/>
    <w:rsid w:val="00F90FA0"/>
    <w:rsid w:val="00FA562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D182B"/>
  <w15:docId w15:val="{496F6CCC-F849-1D47-9950-7068CC4C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B530E"/>
    <w:pPr>
      <w:jc w:val="both"/>
    </w:pPr>
    <w:rPr>
      <w:rFonts w:ascii="Helvetica" w:hAnsi="Helvetica"/>
      <w:sz w:val="22"/>
    </w:rPr>
  </w:style>
  <w:style w:type="paragraph" w:styleId="Heading1">
    <w:name w:val="heading 1"/>
    <w:basedOn w:val="Normal"/>
    <w:next w:val="BodyText"/>
    <w:autoRedefine/>
    <w:uiPriority w:val="9"/>
    <w:qFormat/>
    <w:rsid w:val="00EA0317"/>
    <w:pPr>
      <w:keepNext/>
      <w:keepLines/>
      <w:numPr>
        <w:numId w:val="15"/>
      </w:numPr>
      <w:spacing w:before="480" w:after="0"/>
      <w:outlineLvl w:val="0"/>
    </w:pPr>
    <w:rPr>
      <w:rFonts w:eastAsiaTheme="majorEastAsia" w:cstheme="majorBidi"/>
      <w:b/>
      <w:bCs/>
      <w:color w:val="000000" w:themeColor="text1"/>
      <w:sz w:val="28"/>
      <w:szCs w:val="32"/>
    </w:rPr>
  </w:style>
  <w:style w:type="paragraph" w:styleId="Heading2">
    <w:name w:val="heading 2"/>
    <w:basedOn w:val="Normal"/>
    <w:next w:val="BodyText"/>
    <w:uiPriority w:val="9"/>
    <w:unhideWhenUsed/>
    <w:qFormat/>
    <w:rsid w:val="00CB530E"/>
    <w:pPr>
      <w:keepNext/>
      <w:keepLines/>
      <w:numPr>
        <w:ilvl w:val="1"/>
        <w:numId w:val="15"/>
      </w:numPr>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B530E"/>
    <w:pPr>
      <w:keepNext/>
      <w:keepLines/>
      <w:numPr>
        <w:ilvl w:val="2"/>
        <w:numId w:val="15"/>
      </w:numPr>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numPr>
        <w:ilvl w:val="3"/>
        <w:numId w:val="15"/>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15"/>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1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15"/>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15"/>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15"/>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65F23"/>
    <w:pPr>
      <w:spacing w:before="180" w:after="180" w:line="480" w:lineRule="auto"/>
      <w:ind w:firstLine="567"/>
    </w:pPr>
  </w:style>
  <w:style w:type="paragraph" w:customStyle="1" w:styleId="FirstParagraph">
    <w:name w:val="First Paragraph"/>
    <w:basedOn w:val="BodyText"/>
    <w:next w:val="BodyText"/>
    <w:qFormat/>
    <w:rsid w:val="00365F23"/>
  </w:style>
  <w:style w:type="paragraph" w:customStyle="1" w:styleId="Compact">
    <w:name w:val="Compact"/>
    <w:basedOn w:val="BodyText"/>
    <w:qFormat/>
    <w:rsid w:val="004C407B"/>
    <w:pPr>
      <w:spacing w:before="36" w:after="36" w:line="240" w:lineRule="auto"/>
    </w:pPr>
  </w:style>
  <w:style w:type="paragraph" w:styleId="Title">
    <w:name w:val="Title"/>
    <w:basedOn w:val="Normal"/>
    <w:next w:val="BodyText"/>
    <w:autoRedefine/>
    <w:qFormat/>
    <w:rsid w:val="00894A66"/>
    <w:pPr>
      <w:keepNext/>
      <w:keepLines/>
      <w:spacing w:before="480" w:after="240"/>
      <w:jc w:val="center"/>
      <w:pPrChange w:id="0" w:author="Robin Trayler" w:date="2023-07-20T13:42:00Z">
        <w:pPr>
          <w:keepNext/>
          <w:keepLines/>
          <w:spacing w:before="480" w:after="240"/>
          <w:jc w:val="center"/>
        </w:pPr>
      </w:pPrChange>
    </w:pPr>
    <w:rPr>
      <w:rFonts w:eastAsiaTheme="majorEastAsia" w:cstheme="majorBidi"/>
      <w:b/>
      <w:bCs/>
      <w:color w:val="000000" w:themeColor="text1"/>
      <w:sz w:val="32"/>
      <w:szCs w:val="36"/>
      <w:rPrChange w:id="0" w:author="Robin Trayler" w:date="2023-07-20T13:42:00Z">
        <w:rPr>
          <w:rFonts w:ascii="Helvetica" w:eastAsiaTheme="majorEastAsia" w:hAnsi="Helvetica" w:cstheme="majorBidi"/>
          <w:b/>
          <w:bCs/>
          <w:color w:val="000000" w:themeColor="text1"/>
          <w:sz w:val="32"/>
          <w:szCs w:val="36"/>
          <w:lang w:val="en-US" w:eastAsia="en-US" w:bidi="ar-SA"/>
        </w:rPr>
      </w:rPrChange>
    </w:rPr>
  </w:style>
  <w:style w:type="paragraph" w:styleId="Subtitle">
    <w:name w:val="Subtitle"/>
    <w:basedOn w:val="Title"/>
    <w:next w:val="BodyText"/>
    <w:qFormat/>
    <w:rsid w:val="00F3750F"/>
    <w:pPr>
      <w:spacing w:before="240"/>
    </w:pPr>
    <w:rPr>
      <w:sz w:val="28"/>
      <w:szCs w:val="30"/>
    </w:rPr>
  </w:style>
  <w:style w:type="paragraph" w:customStyle="1" w:styleId="Author">
    <w:name w:val="Author"/>
    <w:next w:val="BodyText"/>
    <w:autoRedefine/>
    <w:qFormat/>
    <w:rsid w:val="00CB530E"/>
    <w:pPr>
      <w:keepNext/>
      <w:keepLines/>
      <w:jc w:val="center"/>
    </w:pPr>
    <w:rPr>
      <w:rFonts w:ascii="Helvetica" w:hAnsi="Helvetica"/>
      <w:sz w:val="22"/>
    </w:rPr>
  </w:style>
  <w:style w:type="paragraph" w:styleId="Date">
    <w:name w:val="Date"/>
    <w:next w:val="BodyText"/>
    <w:autoRedefine/>
    <w:qFormat/>
    <w:rsid w:val="00F3750F"/>
    <w:pPr>
      <w:keepNext/>
      <w:keepLines/>
      <w:jc w:val="center"/>
    </w:pPr>
    <w:rPr>
      <w:rFonts w:ascii="Times New Roman" w:hAnsi="Times New Roman"/>
    </w:rPr>
  </w:style>
  <w:style w:type="paragraph" w:customStyle="1" w:styleId="Abstract">
    <w:name w:val="Abstract"/>
    <w:basedOn w:val="Normal"/>
    <w:next w:val="BodyText"/>
    <w:autoRedefine/>
    <w:qFormat/>
    <w:rsid w:val="00F3750F"/>
    <w:pPr>
      <w:keepNext/>
      <w:keepLines/>
      <w:spacing w:before="300" w:after="300"/>
    </w:pPr>
    <w:rPr>
      <w:szCs w:val="20"/>
    </w:rPr>
  </w:style>
  <w:style w:type="paragraph" w:styleId="Bibliography">
    <w:name w:val="Bibliography"/>
    <w:basedOn w:val="Normal"/>
    <w:autoRedefine/>
    <w:qFormat/>
    <w:rsid w:val="00837CFC"/>
    <w:pPr>
      <w:ind w:left="567" w:hanging="567"/>
      <w:pPrChange w:id="1" w:author="Robin Trayler" w:date="2023-07-21T08:42:00Z">
        <w:pPr>
          <w:spacing w:after="200"/>
          <w:ind w:left="567" w:hanging="567"/>
          <w:jc w:val="both"/>
        </w:pPr>
      </w:pPrChange>
    </w:pPr>
    <w:rPr>
      <w:rPrChange w:id="1" w:author="Robin Trayler" w:date="2023-07-21T08:42:00Z">
        <w:rPr>
          <w:rFonts w:ascii="Helvetica" w:eastAsiaTheme="minorHAnsi" w:hAnsi="Helvetica" w:cstheme="minorBidi"/>
          <w:sz w:val="22"/>
          <w:szCs w:val="24"/>
          <w:lang w:val="en-US" w:eastAsia="en-US" w:bidi="ar-SA"/>
        </w:rPr>
      </w:rPrChange>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F3750F"/>
    <w:pPr>
      <w:spacing w:after="120"/>
    </w:pPr>
    <w:rPr>
      <w:i/>
      <w:sz w:val="20"/>
    </w:rPr>
  </w:style>
  <w:style w:type="paragraph" w:customStyle="1" w:styleId="TableCaption">
    <w:name w:val="Table Caption"/>
    <w:basedOn w:val="Caption"/>
    <w:rsid w:val="004C407B"/>
    <w:pPr>
      <w:keepNext/>
    </w:pPr>
    <w:rPr>
      <w:i w:val="0"/>
    </w:rPr>
  </w:style>
  <w:style w:type="paragraph" w:customStyle="1" w:styleId="ImageCaption">
    <w:name w:val="Image Caption"/>
    <w:basedOn w:val="Caption"/>
    <w:rsid w:val="001C7F0D"/>
    <w:rPr>
      <w:i w:val="0"/>
      <w:color w:val="1F497D" w:themeColor="text2"/>
    </w:rPr>
  </w:style>
  <w:style w:type="paragraph" w:customStyle="1" w:styleId="Figure">
    <w:name w:val="Figure"/>
    <w:basedOn w:val="Normal"/>
    <w:rsid w:val="00F3750F"/>
    <w:rPr>
      <w:sz w:val="20"/>
    </w:rPr>
  </w:style>
  <w:style w:type="paragraph" w:customStyle="1" w:styleId="CaptionedFigure">
    <w:name w:val="Captioned Figure"/>
    <w:basedOn w:val="Figure"/>
    <w:rsid w:val="00CB530E"/>
    <w:pPr>
      <w:keepNext/>
    </w:pPr>
    <w:rPr>
      <w:sz w:val="22"/>
    </w:rPr>
  </w:style>
  <w:style w:type="character" w:customStyle="1" w:styleId="CaptionChar">
    <w:name w:val="Caption Char"/>
    <w:basedOn w:val="DefaultParagraphFont"/>
    <w:link w:val="Caption"/>
    <w:rsid w:val="00F3750F"/>
    <w:rPr>
      <w:rFonts w:ascii="Times New Roman" w:hAnsi="Times New Roman"/>
      <w:i/>
      <w:sz w:val="20"/>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sz w:val="20"/>
    </w:rPr>
  </w:style>
  <w:style w:type="character" w:styleId="FootnoteReference">
    <w:name w:val="footnote reference"/>
    <w:basedOn w:val="CaptionChar"/>
    <w:rPr>
      <w:rFonts w:ascii="Times New Roman" w:hAnsi="Times New Roman"/>
      <w:i/>
      <w:sz w:val="20"/>
      <w:vertAlign w:val="superscript"/>
    </w:rPr>
  </w:style>
  <w:style w:type="character" w:styleId="Hyperlink">
    <w:name w:val="Hyperlink"/>
    <w:basedOn w:val="CaptionChar"/>
    <w:rsid w:val="00B638D8"/>
    <w:rPr>
      <w:rFonts w:ascii="Helvetica" w:hAnsi="Helvetica"/>
      <w:i/>
      <w:color w:val="1F497D" w:themeColor="text2"/>
      <w:sz w:val="22"/>
    </w:rPr>
  </w:style>
  <w:style w:type="paragraph" w:styleId="TOCHeading">
    <w:name w:val="TOC Heading"/>
    <w:basedOn w:val="Heading1"/>
    <w:next w:val="BodyText"/>
    <w:uiPriority w:val="39"/>
    <w:unhideWhenUsed/>
    <w:qFormat/>
    <w:rsid w:val="00F3750F"/>
    <w:pPr>
      <w:spacing w:before="240" w:line="259" w:lineRule="auto"/>
      <w:outlineLvl w:val="9"/>
    </w:pPr>
    <w:rPr>
      <w:b w:val="0"/>
      <w:bCs w:val="0"/>
      <w:color w:val="auto"/>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i/>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365F23"/>
    <w:rPr>
      <w:rFonts w:ascii="Helvetica" w:hAnsi="Helvetica"/>
      <w:sz w:val="22"/>
    </w:rPr>
  </w:style>
  <w:style w:type="character" w:styleId="FollowedHyperlink">
    <w:name w:val="FollowedHyperlink"/>
    <w:basedOn w:val="DefaultParagraphFont"/>
    <w:semiHidden/>
    <w:unhideWhenUsed/>
    <w:rsid w:val="00B638D8"/>
    <w:rPr>
      <w:color w:val="800080" w:themeColor="followedHyperlink"/>
      <w:u w:val="single"/>
    </w:rPr>
  </w:style>
  <w:style w:type="character" w:styleId="LineNumber">
    <w:name w:val="line number"/>
    <w:basedOn w:val="DefaultParagraphFont"/>
    <w:semiHidden/>
    <w:unhideWhenUsed/>
    <w:rsid w:val="00E63B35"/>
  </w:style>
  <w:style w:type="paragraph" w:styleId="Revision">
    <w:name w:val="Revision"/>
    <w:hidden/>
    <w:semiHidden/>
    <w:rsid w:val="00180E62"/>
    <w:pPr>
      <w:spacing w:after="0"/>
    </w:pPr>
    <w:rPr>
      <w:rFonts w:ascii="Helvetica" w:hAnsi="Helvetic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trayler/astroBayes" TargetMode="External"/><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hyperlink" Target="https://www.cyclostratigraphy.org/the-cip-initiative"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36</Pages>
  <Words>8206</Words>
  <Characters>46779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Bayesian Integration of Astrochronology and Radioisotope Geochronology</vt:lpstr>
    </vt:vector>
  </TitlesOfParts>
  <Company/>
  <LinksUpToDate>false</LinksUpToDate>
  <CharactersWithSpaces>54876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Integration of Astrochronology and Radioisotope Geochronology</dc:title>
  <dc:creator>Robin B. Trayler; Stephen R. Meyers; Mark D. Schmitz</dc:creator>
  <cp:keywords/>
  <cp:lastModifiedBy>Robin Trayler</cp:lastModifiedBy>
  <cp:revision>4</cp:revision>
  <dcterms:created xsi:type="dcterms:W3CDTF">2023-07-20T18:45:00Z</dcterms:created>
  <dcterms:modified xsi:type="dcterms:W3CDTF">2023-07-21T16:08:00Z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/Users/robintrayler/Zotero/ref_library.bib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/Users/robintrayler/Zotero/styles/copernicus-publications.csl</vt:lpwstr>
  </property>
  <property fmtid="{D5CDD505-2E9C-101B-9397-08002B2CF9AE}" pid="15" name="eqLabels">
    <vt:lpwstr>arabic</vt:lpwstr>
  </property>
  <property fmtid="{D5CDD505-2E9C-101B-9397-08002B2CF9AE}" pid="16" name="eqnBlockInlineMath">
    <vt:lpwstr>False</vt:lpwstr>
  </property>
  <property fmtid="{D5CDD505-2E9C-101B-9397-08002B2CF9AE}" pid="17" name="eqnBlockTemplate">
    <vt:lpwstr>ti</vt:lpwstr>
  </property>
  <property fmtid="{D5CDD505-2E9C-101B-9397-08002B2CF9AE}" pid="18" name="eqnIndexTemplate">
    <vt:lpwstr>(i)</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Figure</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11pt</vt:lpwstr>
  </property>
  <property fmtid="{D5CDD505-2E9C-101B-9397-08002B2CF9AE}" pid="29" name="from">
    <vt:lpwstr>markdown+mark</vt:lpwstr>
  </property>
  <property fmtid="{D5CDD505-2E9C-101B-9397-08002B2CF9AE}" pid="30" name="geometry">
    <vt:lpwstr>margin=1.0in</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k-citations">
    <vt:lpwstr>False</vt:lpwstr>
  </property>
  <property fmtid="{D5CDD505-2E9C-101B-9397-08002B2CF9AE}" pid="35" name="linkReferences">
    <vt:lpwstr>False</vt:lpwstr>
  </property>
  <property fmtid="{D5CDD505-2E9C-101B-9397-08002B2CF9AE}" pid="36" name="listItemTitleDelim">
    <vt:lpwstr>.</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False</vt:lpwstr>
  </property>
  <property fmtid="{D5CDD505-2E9C-101B-9397-08002B2CF9AE}" pid="40" name="lofItemTemplate">
    <vt:lpwstr>lofItemTitleilistItemTitleDelimt </vt:lpwstr>
  </property>
  <property fmtid="{D5CDD505-2E9C-101B-9397-08002B2CF9AE}" pid="41" name="lofItemTitle">
    <vt:lpwstr/>
  </property>
  <property fmtid="{D5CDD505-2E9C-101B-9397-08002B2CF9AE}" pid="42" name="lofTitle">
    <vt:lpwstr>List of Figures</vt:lpwstr>
  </property>
  <property fmtid="{D5CDD505-2E9C-101B-9397-08002B2CF9AE}" pid="43" name="lolItemTemplate">
    <vt:lpwstr>lolItemTitleilistItemTitleDelimt </vt:lpwstr>
  </property>
  <property fmtid="{D5CDD505-2E9C-101B-9397-08002B2CF9AE}" pid="44" name="lolItemTitle">
    <vt:lpwstr/>
  </property>
  <property fmtid="{D5CDD505-2E9C-101B-9397-08002B2CF9AE}" pid="45" name="lolTitle">
    <vt:lpwstr>List of Listings</vt:lpwstr>
  </property>
  <property fmtid="{D5CDD505-2E9C-101B-9397-08002B2CF9AE}" pid="46" name="lotItemTemplate">
    <vt:lpwstr>lotItemTitleilistItemTitleDelimt </vt:lpwstr>
  </property>
  <property fmtid="{D5CDD505-2E9C-101B-9397-08002B2CF9AE}" pid="47" name="lotItemTitle">
    <vt:lpwstr/>
  </property>
  <property fmtid="{D5CDD505-2E9C-101B-9397-08002B2CF9AE}" pid="48" name="lotTitle">
    <vt:lpwstr>List of Tables</vt:lpwstr>
  </property>
  <property fmtid="{D5CDD505-2E9C-101B-9397-08002B2CF9AE}" pid="49" name="lstLabels">
    <vt:lpwstr>arabic</vt:lpwstr>
  </property>
  <property fmtid="{D5CDD505-2E9C-101B-9397-08002B2CF9AE}" pid="50" name="lstPrefix">
    <vt:lpwstr/>
  </property>
  <property fmtid="{D5CDD505-2E9C-101B-9397-08002B2CF9AE}" pid="51" name="lstPrefixTemplate">
    <vt:lpwstr>p i</vt:lpwstr>
  </property>
  <property fmtid="{D5CDD505-2E9C-101B-9397-08002B2CF9AE}" pid="52" name="mainfont">
    <vt:lpwstr>Helvetica</vt:lpwstr>
  </property>
  <property fmtid="{D5CDD505-2E9C-101B-9397-08002B2CF9AE}" pid="53" name="nameInLink">
    <vt:lpwstr>False</vt:lpwstr>
  </property>
  <property fmtid="{D5CDD505-2E9C-101B-9397-08002B2CF9AE}" pid="54" name="numberSections">
    <vt:lpwstr>False</vt:lpwstr>
  </property>
  <property fmtid="{D5CDD505-2E9C-101B-9397-08002B2CF9AE}" pid="55" name="pairDelim">
    <vt:lpwstr>,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secHeaderDelim">
    <vt:lpwstr> </vt:lpwstr>
  </property>
  <property fmtid="{D5CDD505-2E9C-101B-9397-08002B2CF9AE}" pid="60" name="secHeaderTemplate">
    <vt:lpwstr>isecHeaderDelim[n]t</vt:lpwstr>
  </property>
  <property fmtid="{D5CDD505-2E9C-101B-9397-08002B2CF9AE}" pid="61" name="secLabels">
    <vt:lpwstr>arabic</vt:lpwstr>
  </property>
  <property fmtid="{D5CDD505-2E9C-101B-9397-08002B2CF9AE}" pid="62" name="secPrefix">
    <vt:lpwstr>Section</vt:lpwstr>
  </property>
  <property fmtid="{D5CDD505-2E9C-101B-9397-08002B2CF9AE}" pid="63" name="secPrefixTemplate">
    <vt:lpwstr>p i</vt:lpwstr>
  </property>
  <property fmtid="{D5CDD505-2E9C-101B-9397-08002B2CF9AE}" pid="64" name="sectionsDepth">
    <vt:lpwstr>0</vt:lpwstr>
  </property>
  <property fmtid="{D5CDD505-2E9C-101B-9397-08002B2CF9AE}" pid="65" name="subfigGrid">
    <vt:lpwstr>False</vt:lpwstr>
  </property>
  <property fmtid="{D5CDD505-2E9C-101B-9397-08002B2CF9AE}" pid="66" name="subfigLabels">
    <vt:lpwstr>alpha a</vt:lpwstr>
  </property>
  <property fmtid="{D5CDD505-2E9C-101B-9397-08002B2CF9AE}" pid="67" name="subfigureChildTemplate">
    <vt:lpwstr>i</vt:lpwstr>
  </property>
  <property fmtid="{D5CDD505-2E9C-101B-9397-08002B2CF9AE}" pid="68" name="subfigureRefIndexTemplate">
    <vt:lpwstr>isuf (s)</vt:lpwstr>
  </property>
  <property fmtid="{D5CDD505-2E9C-101B-9397-08002B2CF9AE}" pid="69" name="subfigureTemplate">
    <vt:lpwstr>figureTitle ititleDelim t. ccs</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Table</vt:lpwstr>
  </property>
  <property fmtid="{D5CDD505-2E9C-101B-9397-08002B2CF9AE}" pid="75" name="tblPrefixTemplate">
    <vt:lpwstr>p i</vt:lpwstr>
  </property>
  <property fmtid="{D5CDD505-2E9C-101B-9397-08002B2CF9AE}" pid="76" name="titleDelim">
    <vt:lpwstr>:</vt:lpwstr>
  </property>
</Properties>
</file>